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9CD9" w14:textId="4FA13D4A" w:rsidR="00D93A7D" w:rsidRPr="00883238" w:rsidRDefault="00F4509D" w:rsidP="00BF6364">
      <w:pPr>
        <w:widowControl w:val="0"/>
        <w:pBdr>
          <w:top w:val="nil"/>
          <w:left w:val="nil"/>
          <w:bottom w:val="nil"/>
          <w:right w:val="nil"/>
          <w:between w:val="nil"/>
        </w:pBdr>
        <w:spacing w:line="240" w:lineRule="auto"/>
        <w:jc w:val="center"/>
        <w:rPr>
          <w:rFonts w:asciiTheme="majorBidi" w:eastAsia="Times New Roman" w:hAnsiTheme="majorBidi" w:cstheme="majorBid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Proposal</w:t>
      </w:r>
    </w:p>
    <w:p w14:paraId="51963BDA" w14:textId="77777777" w:rsidR="00E31C1B" w:rsidRPr="00883238" w:rsidRDefault="00E31C1B" w:rsidP="00E31C1B">
      <w:pPr>
        <w:widowControl w:val="0"/>
        <w:pBdr>
          <w:top w:val="nil"/>
          <w:left w:val="nil"/>
          <w:bottom w:val="nil"/>
          <w:right w:val="nil"/>
          <w:between w:val="nil"/>
        </w:pBdr>
        <w:spacing w:line="240" w:lineRule="auto"/>
        <w:jc w:val="center"/>
        <w:rPr>
          <w:rFonts w:asciiTheme="majorBidi" w:eastAsia="Times New Roman" w:hAnsiTheme="majorBid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DD735" w14:textId="60A81DE0" w:rsidR="006E09BD" w:rsidRPr="00883238" w:rsidRDefault="00EB326F" w:rsidP="00A229D9">
      <w:pPr>
        <w:pBdr>
          <w:top w:val="single" w:sz="8" w:space="8" w:color="1A4B8C"/>
          <w:bottom w:val="single" w:sz="8" w:space="8" w:color="1A4B8C"/>
        </w:pBdr>
        <w:spacing w:after="80"/>
        <w:jc w:val="center"/>
        <w:rPr>
          <w:rFonts w:asciiTheme="majorBidi" w:hAnsiTheme="majorBidi" w:cstheme="majorBidi"/>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Theme="majorBidi" w:hAnsiTheme="majorBidi" w:cstheme="majorBidi"/>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NexStep</w:t>
      </w:r>
      <w:proofErr w:type="spellEnd"/>
    </w:p>
    <w:p w14:paraId="20C38343" w14:textId="0840A834" w:rsidR="006E09BD" w:rsidRPr="00883238" w:rsidRDefault="00A229D9" w:rsidP="00A229D9">
      <w:pPr>
        <w:pBdr>
          <w:top w:val="single" w:sz="8" w:space="8" w:color="1A4B8C"/>
          <w:bottom w:val="single" w:sz="8" w:space="8" w:color="1A4B8C"/>
        </w:pBdr>
        <w:spacing w:after="80"/>
        <w:jc w:val="center"/>
        <w:rPr>
          <w:rFonts w:asciiTheme="majorBidi" w:hAnsiTheme="majorBidi" w:cstheme="majorBidi"/>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9D9">
        <w:rPr>
          <w:rFonts w:asciiTheme="majorBidi" w:hAnsiTheme="majorBidi" w:cstheme="majorBidi"/>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Next Step, Guided by AI</w:t>
      </w:r>
    </w:p>
    <w:p w14:paraId="29C95705" w14:textId="77777777" w:rsidR="006E09BD" w:rsidRPr="00883238" w:rsidRDefault="006E09BD" w:rsidP="006E09BD">
      <w:pPr>
        <w:spacing w:after="200"/>
        <w:jc w:val="center"/>
        <w:rPr>
          <w:rFonts w:asciiTheme="majorBidi" w:hAnsiTheme="majorBidi" w:cstheme="majorBidi"/>
          <w:color w:val="000000" w:themeColor="text1"/>
        </w:rPr>
      </w:pPr>
      <w:r w:rsidRPr="00883238">
        <w:rPr>
          <w:rFonts w:asciiTheme="majorBidi" w:hAnsiTheme="majorBidi" w:cstheme="majorBidi"/>
          <w:i/>
          <w:iCs/>
          <w:color w:val="000000" w:themeColor="text1"/>
          <w:sz w:val="26"/>
          <w:szCs w:val="26"/>
        </w:rPr>
        <w:t>A Step-by-Step AI Career Guidance Platform for Grade 8 to University Students</w:t>
      </w:r>
    </w:p>
    <w:p w14:paraId="466A3DAD" w14:textId="38596B31" w:rsidR="00D93A7D" w:rsidRPr="00883238" w:rsidRDefault="00F4509D" w:rsidP="00BF6364">
      <w:pPr>
        <w:widowControl w:val="0"/>
        <w:pBdr>
          <w:top w:val="nil"/>
          <w:left w:val="nil"/>
          <w:bottom w:val="nil"/>
          <w:right w:val="nil"/>
          <w:between w:val="nil"/>
        </w:pBdr>
        <w:spacing w:before="619" w:line="240" w:lineRule="auto"/>
        <w:ind w:left="4453"/>
        <w:rPr>
          <w:rFonts w:asciiTheme="majorBidi" w:eastAsia="Times New Roman" w:hAnsiTheme="majorBidi" w:cstheme="majorBidi"/>
          <w: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83238">
        <w:rPr>
          <w:rFonts w:asciiTheme="majorBidi" w:eastAsia="Times New Roman" w:hAnsiTheme="majorBidi" w:cstheme="majorBidi"/>
          <w: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roofErr w:type="gramEnd"/>
    </w:p>
    <w:p w14:paraId="74CCE7AB" w14:textId="382EDC40" w:rsidR="00D93A7D" w:rsidRPr="00883238" w:rsidRDefault="00C213C0" w:rsidP="00BF6364">
      <w:pPr>
        <w:widowControl w:val="0"/>
        <w:pBdr>
          <w:top w:val="nil"/>
          <w:left w:val="nil"/>
          <w:bottom w:val="nil"/>
          <w:right w:val="nil"/>
          <w:between w:val="nil"/>
        </w:pBdr>
        <w:spacing w:before="199" w:line="240" w:lineRule="auto"/>
        <w:jc w:val="center"/>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Muhammad Abdur Rehman - 232510</w:t>
      </w:r>
    </w:p>
    <w:p w14:paraId="73E07272" w14:textId="78C44912" w:rsidR="00D93A7D" w:rsidRPr="00883238" w:rsidRDefault="00C213C0" w:rsidP="00BF6364">
      <w:pPr>
        <w:widowControl w:val="0"/>
        <w:pBdr>
          <w:top w:val="nil"/>
          <w:left w:val="nil"/>
          <w:bottom w:val="nil"/>
          <w:right w:val="nil"/>
          <w:between w:val="nil"/>
        </w:pBdr>
        <w:spacing w:before="179" w:line="240" w:lineRule="auto"/>
        <w:jc w:val="center"/>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Areej Fatima - 232525</w:t>
      </w:r>
    </w:p>
    <w:p w14:paraId="04936BD7" w14:textId="1D34338C" w:rsidR="00D93A7D" w:rsidRPr="00883238" w:rsidRDefault="00C213C0" w:rsidP="00BF6364">
      <w:pPr>
        <w:widowControl w:val="0"/>
        <w:pBdr>
          <w:top w:val="nil"/>
          <w:left w:val="nil"/>
          <w:bottom w:val="nil"/>
          <w:right w:val="nil"/>
          <w:between w:val="nil"/>
        </w:pBdr>
        <w:spacing w:before="179" w:line="240" w:lineRule="auto"/>
        <w:jc w:val="center"/>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Faria Ahmed - 232486</w:t>
      </w:r>
    </w:p>
    <w:p w14:paraId="269CC44A" w14:textId="2DFA938C" w:rsidR="00D93A7D" w:rsidRPr="00883238" w:rsidRDefault="00F4509D" w:rsidP="00BF6364">
      <w:pPr>
        <w:widowControl w:val="0"/>
        <w:pBdr>
          <w:top w:val="nil"/>
          <w:left w:val="nil"/>
          <w:bottom w:val="nil"/>
          <w:right w:val="nil"/>
          <w:between w:val="nil"/>
        </w:pBdr>
        <w:spacing w:before="801" w:line="240" w:lineRule="auto"/>
        <w:jc w:val="center"/>
        <w:rPr>
          <w:rFonts w:asciiTheme="majorBidi" w:eastAsia="Times New Roman" w:hAnsiTheme="majorBidi" w:cstheme="majorBidi"/>
          <w: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Supervisor</w:t>
      </w:r>
    </w:p>
    <w:p w14:paraId="672312A9" w14:textId="724075F8" w:rsidR="00D93A7D" w:rsidRPr="00883238" w:rsidRDefault="00C213C0" w:rsidP="00BF6364">
      <w:pPr>
        <w:widowControl w:val="0"/>
        <w:pBdr>
          <w:top w:val="nil"/>
          <w:left w:val="nil"/>
          <w:bottom w:val="nil"/>
          <w:right w:val="nil"/>
          <w:between w:val="nil"/>
        </w:pBdr>
        <w:spacing w:before="201" w:line="240" w:lineRule="auto"/>
        <w:jc w:val="center"/>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Yasir Ali</w:t>
      </w:r>
    </w:p>
    <w:p w14:paraId="3CA4C7F3" w14:textId="77777777" w:rsidR="00C213C0" w:rsidRPr="00883238" w:rsidRDefault="00C213C0" w:rsidP="00BF6364">
      <w:pPr>
        <w:widowControl w:val="0"/>
        <w:pBdr>
          <w:top w:val="nil"/>
          <w:left w:val="nil"/>
          <w:bottom w:val="nil"/>
          <w:right w:val="nil"/>
          <w:between w:val="nil"/>
        </w:pBdr>
        <w:spacing w:before="201" w:line="240" w:lineRule="auto"/>
        <w:jc w:val="center"/>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DC22C2" w14:textId="77777777" w:rsidR="00C213C0" w:rsidRPr="00883238" w:rsidRDefault="00C213C0" w:rsidP="00973F7D">
      <w:pPr>
        <w:widowControl w:val="0"/>
        <w:pBdr>
          <w:top w:val="nil"/>
          <w:left w:val="nil"/>
          <w:bottom w:val="nil"/>
          <w:right w:val="nil"/>
          <w:between w:val="nil"/>
        </w:pBdr>
        <w:spacing w:before="201" w:line="240" w:lineRule="auto"/>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30FA59" w14:textId="77777777" w:rsidR="00D93A7D" w:rsidRPr="00883238" w:rsidRDefault="00F4509D" w:rsidP="00973F7D">
      <w:pPr>
        <w:widowControl w:val="0"/>
        <w:pBdr>
          <w:top w:val="nil"/>
          <w:left w:val="nil"/>
          <w:bottom w:val="nil"/>
          <w:right w:val="nil"/>
          <w:between w:val="nil"/>
        </w:pBdr>
        <w:spacing w:before="751" w:line="240" w:lineRule="auto"/>
        <w:ind w:left="3475"/>
        <w:rPr>
          <w:rFonts w:asciiTheme="majorBidi" w:eastAsia="Times New Roman" w:hAnsiTheme="majorBidi" w:cstheme="majorBidi"/>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noProof/>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19050" distB="19050" distL="19050" distR="19050" wp14:anchorId="41790C78" wp14:editId="5BE03986">
            <wp:extent cx="1504315" cy="13182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04315" cy="1318260"/>
                    </a:xfrm>
                    <a:prstGeom prst="rect">
                      <a:avLst/>
                    </a:prstGeom>
                    <a:ln/>
                  </pic:spPr>
                </pic:pic>
              </a:graphicData>
            </a:graphic>
          </wp:inline>
        </w:drawing>
      </w:r>
    </w:p>
    <w:p w14:paraId="0600F8E2" w14:textId="77777777" w:rsidR="00D93A7D" w:rsidRPr="00883238" w:rsidRDefault="00F4509D" w:rsidP="00973F7D">
      <w:pPr>
        <w:widowControl w:val="0"/>
        <w:pBdr>
          <w:top w:val="nil"/>
          <w:left w:val="nil"/>
          <w:bottom w:val="nil"/>
          <w:right w:val="nil"/>
          <w:between w:val="nil"/>
        </w:pBdr>
        <w:spacing w:before="596" w:line="240" w:lineRule="auto"/>
        <w:ind w:left="2251"/>
        <w:rPr>
          <w:rFonts w:asciiTheme="majorBidi" w:eastAsia="Times New Roman" w:hAnsiTheme="majorBid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of Computer Science </w:t>
      </w:r>
    </w:p>
    <w:p w14:paraId="6E58B3B1" w14:textId="77777777" w:rsidR="00D93A7D" w:rsidRPr="00883238" w:rsidRDefault="00F4509D" w:rsidP="00973F7D">
      <w:pPr>
        <w:widowControl w:val="0"/>
        <w:pBdr>
          <w:top w:val="nil"/>
          <w:left w:val="nil"/>
          <w:bottom w:val="nil"/>
          <w:right w:val="nil"/>
          <w:between w:val="nil"/>
        </w:pBdr>
        <w:spacing w:line="240" w:lineRule="auto"/>
        <w:ind w:left="1911"/>
        <w:rPr>
          <w:rFonts w:asciiTheme="majorBidi" w:eastAsia="Times New Roman" w:hAnsiTheme="majorBidi" w:cstheme="majorBidi"/>
          <w:color w:val="000000" w:themeColor="text1"/>
          <w:sz w:val="43"/>
          <w:szCs w:val="4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43"/>
          <w:szCs w:val="4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Air University Islamabad (AU)</w:t>
      </w:r>
    </w:p>
    <w:sdt>
      <w:sdtPr>
        <w:rPr>
          <w:rFonts w:asciiTheme="majorBidi" w:eastAsiaTheme="minorEastAsia" w:hAnsiTheme="majorBidi" w:cs="Times New Roman"/>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1832775076"/>
        <w:docPartObj>
          <w:docPartGallery w:val="Table of Contents"/>
          <w:docPartUnique/>
        </w:docPartObj>
      </w:sdtPr>
      <w:sdtContent>
        <w:p w14:paraId="62F85313" w14:textId="3E0D71BC" w:rsidR="00DF31D4" w:rsidRPr="00883238" w:rsidRDefault="124CC0F4" w:rsidP="00973F7D">
          <w:pPr>
            <w:pStyle w:val="TOCHeading"/>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6B97E0B5" w14:textId="0D002023" w:rsidR="00DF31D4"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TOC \o "1-3" \z \u \h</w:instrText>
          </w:r>
          <w:r w:rsidRPr="00883238">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135401328">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_Toc2135401328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DE293AF" w14:textId="3F090B1C"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95888812">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Related System Analysis / Literature Review</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_Toc95888812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1374D0F" w14:textId="79AFCEBB"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355343234">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Problem Statement</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_Toc355343234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1969552" w14:textId="4E1FB4D2"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520761873">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Problem Solution :</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_Toc520761873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BA49BC5" w14:textId="09F82682"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566816204">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Scope</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_Toc1566816204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C96903F" w14:textId="6A2D07AD"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88319821">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Modules</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_Toc1788319821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39CC16C" w14:textId="0147DF9B"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834389665">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System Limitations/Constraints</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_Toc834389665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591C7ED" w14:textId="7B2C6953"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746903386">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Data Gathering Approach</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_Toc1746903386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9D970E9" w14:textId="13119037"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491603433">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Tools and Technologies</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_Toc1491603433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4E91D99" w14:textId="47F9D115"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809847161">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Project Stakeholders and Roles</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_Toc809847161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7FA2004" w14:textId="065A7BEB"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906800482">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Module based Work Division</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_Toc906800482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F3A43F4" w14:textId="1CA445B5"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570624195">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Gantt Chart</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_Toc1570624195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A3135A0" w14:textId="4F488DAD" w:rsidR="6CD5B275" w:rsidRPr="00883238" w:rsidRDefault="6CD5B275" w:rsidP="00973F7D">
          <w:pPr>
            <w:pStyle w:val="TOC3"/>
            <w:tabs>
              <w:tab w:val="right" w:leader="dot" w:pos="9705"/>
            </w:tabs>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486022687">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Mockups</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_Toc486022687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954B791" w14:textId="787BB172" w:rsidR="6CD5B275" w:rsidRPr="00883238" w:rsidRDefault="6CD5B275" w:rsidP="00973F7D">
          <w:pPr>
            <w:pStyle w:val="TOC3"/>
            <w:tabs>
              <w:tab w:val="right" w:leader="dot" w:pos="9705"/>
            </w:tabs>
            <w:rPr>
              <w:rStyle w:val="Hyperlink"/>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6608017">
            <w:r w:rsidRPr="00883238">
              <w:rPr>
                <w:rStyle w:val="Hyperlink"/>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References</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_Toc186608017 \h</w:instrTex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r w:rsidRPr="00883238">
              <w:rPr>
                <w:rFonts w:asciiTheme="majorBidi" w:hAnsiTheme="majorBidi" w:cstheme="majorBid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r w:rsidRPr="00883238">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5E2C464B" w14:textId="77777777" w:rsidR="00C213C0" w:rsidRPr="00883238" w:rsidRDefault="00C213C0" w:rsidP="00973F7D">
      <w:pPr>
        <w:widowControl w:val="0"/>
        <w:pBdr>
          <w:top w:val="nil"/>
          <w:left w:val="nil"/>
          <w:bottom w:val="nil"/>
          <w:right w:val="nil"/>
          <w:between w:val="nil"/>
        </w:pBdr>
        <w:spacing w:before="23" w:line="313" w:lineRule="auto"/>
        <w:ind w:left="8" w:right="69" w:hanging="2"/>
        <w:rPr>
          <w:rFonts w:asciiTheme="majorBidi" w:eastAsia="Times"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353613" w14:textId="58EA0F5D" w:rsidR="00D93A7D" w:rsidRPr="00883238" w:rsidRDefault="00D93A7D" w:rsidP="00973F7D">
      <w:pPr>
        <w:widowControl w:val="0"/>
        <w:pBdr>
          <w:top w:val="nil"/>
          <w:left w:val="nil"/>
          <w:bottom w:val="nil"/>
          <w:right w:val="nil"/>
          <w:between w:val="nil"/>
        </w:pBdr>
        <w:spacing w:line="240" w:lineRule="auto"/>
        <w:rPr>
          <w:rFonts w:asciiTheme="majorBidi" w:eastAsia="Times" w:hAnsiTheme="majorBidi" w:cstheme="majorBidi"/>
          <w:i/>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9CB5F7" w14:textId="1DDACD09" w:rsidR="00D93A7D" w:rsidRPr="00883238" w:rsidRDefault="00D93A7D" w:rsidP="00973F7D">
      <w:pPr>
        <w:widowControl w:val="0"/>
        <w:pBdr>
          <w:top w:val="nil"/>
          <w:left w:val="nil"/>
          <w:bottom w:val="nil"/>
          <w:right w:val="nil"/>
          <w:between w:val="nil"/>
        </w:pBdr>
        <w:spacing w:before="845" w:line="240" w:lineRule="auto"/>
        <w:ind w:left="15"/>
        <w:rPr>
          <w:rFonts w:asciiTheme="majorBidi" w:eastAsia="Times New Roman" w:hAnsiTheme="majorBidi" w:cstheme="majorBidi"/>
          <w:bCs/>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B833A7" w14:textId="7231DF99" w:rsidR="00D93A7D" w:rsidRPr="00883238" w:rsidRDefault="00D93A7D" w:rsidP="00973F7D">
      <w:pPr>
        <w:widowControl w:val="0"/>
        <w:pBdr>
          <w:top w:val="nil"/>
          <w:left w:val="nil"/>
          <w:bottom w:val="nil"/>
          <w:right w:val="nil"/>
          <w:between w:val="nil"/>
        </w:pBdr>
        <w:spacing w:before="845" w:line="240" w:lineRule="auto"/>
        <w:ind w:left="15"/>
        <w:rPr>
          <w:rFonts w:asciiTheme="majorBidi" w:eastAsia="Times New Roman" w:hAnsiTheme="majorBidi" w:cstheme="majorBidi"/>
          <w:bCs/>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B788B2" w14:textId="3A1FA281" w:rsidR="00D93A7D" w:rsidRPr="00883238" w:rsidRDefault="00D93A7D" w:rsidP="00973F7D">
      <w:pPr>
        <w:widowControl w:val="0"/>
        <w:pBdr>
          <w:top w:val="nil"/>
          <w:left w:val="nil"/>
          <w:bottom w:val="nil"/>
          <w:right w:val="nil"/>
          <w:between w:val="nil"/>
        </w:pBdr>
        <w:spacing w:before="845" w:line="240" w:lineRule="auto"/>
        <w:ind w:left="15"/>
        <w:rPr>
          <w:rFonts w:asciiTheme="majorBidi" w:eastAsia="Times New Roman" w:hAnsiTheme="majorBidi" w:cstheme="majorBidi"/>
          <w:bCs/>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0A17C6" w14:textId="789FA825" w:rsidR="00D93A7D" w:rsidRPr="00883238" w:rsidRDefault="00D93A7D" w:rsidP="00973F7D">
      <w:pPr>
        <w:widowControl w:val="0"/>
        <w:pBdr>
          <w:top w:val="nil"/>
          <w:left w:val="nil"/>
          <w:bottom w:val="nil"/>
          <w:right w:val="nil"/>
          <w:between w:val="nil"/>
        </w:pBdr>
        <w:spacing w:before="845" w:line="240" w:lineRule="auto"/>
        <w:ind w:left="15"/>
        <w:rPr>
          <w:rFonts w:asciiTheme="majorBidi" w:eastAsia="Times New Roman" w:hAnsiTheme="majorBidi" w:cstheme="majorBidi"/>
          <w:bCs/>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C18F65" w14:textId="60D6548F" w:rsidR="00D93A7D" w:rsidRPr="00883238" w:rsidRDefault="00D93A7D" w:rsidP="00973F7D">
      <w:pPr>
        <w:widowControl w:val="0"/>
        <w:pBdr>
          <w:top w:val="nil"/>
          <w:left w:val="nil"/>
          <w:bottom w:val="nil"/>
          <w:right w:val="nil"/>
          <w:between w:val="nil"/>
        </w:pBdr>
        <w:spacing w:before="845" w:line="240" w:lineRule="auto"/>
        <w:ind w:left="15"/>
        <w:rPr>
          <w:rFonts w:asciiTheme="majorBidi" w:eastAsia="Times New Roman" w:hAnsiTheme="majorBidi" w:cstheme="majorBidi"/>
          <w:bCs/>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AB1DFE" w14:textId="77777777" w:rsidR="004012CC" w:rsidRPr="00883238" w:rsidRDefault="004012CC" w:rsidP="00973F7D">
      <w:pPr>
        <w:widowControl w:val="0"/>
        <w:pBdr>
          <w:top w:val="nil"/>
          <w:left w:val="nil"/>
          <w:bottom w:val="nil"/>
          <w:right w:val="nil"/>
          <w:between w:val="nil"/>
        </w:pBdr>
        <w:spacing w:before="845" w:line="240" w:lineRule="auto"/>
        <w:ind w:left="15"/>
        <w:rPr>
          <w:rFonts w:asciiTheme="majorBidi" w:eastAsia="Times New Roman" w:hAnsiTheme="majorBidi" w:cstheme="majorBidi"/>
          <w:bCs/>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68395D" w14:textId="5B27E5E3" w:rsidR="00D93A7D" w:rsidRPr="00883238" w:rsidRDefault="22196EBE" w:rsidP="00973F7D">
      <w:pPr>
        <w:widowControl w:val="0"/>
        <w:pBdr>
          <w:top w:val="nil"/>
          <w:left w:val="nil"/>
          <w:bottom w:val="nil"/>
          <w:right w:val="nil"/>
          <w:between w:val="nil"/>
        </w:pBdr>
        <w:spacing w:before="845" w:line="240" w:lineRule="auto"/>
        <w:ind w:left="15"/>
        <w:rPr>
          <w:rFonts w:asciiTheme="majorBidi" w:eastAsia="Times New Roman" w:hAnsiTheme="majorBidi" w:cstheme="majorBidi"/>
          <w:bCs/>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bCs/>
          <w:color w:val="000000" w:themeColor="text1"/>
          <w:sz w:val="31"/>
          <w:szCs w:val="3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Supervisor Meeting Log:</w:t>
      </w:r>
    </w:p>
    <w:tbl>
      <w:tblPr>
        <w:tblStyle w:val="a"/>
        <w:tblW w:w="9639"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14"/>
        <w:gridCol w:w="2263"/>
        <w:gridCol w:w="2306"/>
        <w:gridCol w:w="2256"/>
      </w:tblGrid>
      <w:tr w:rsidR="003E050B" w:rsidRPr="00883238" w14:paraId="46BCB22B" w14:textId="77777777" w:rsidTr="0053450E">
        <w:trPr>
          <w:trHeight w:val="264"/>
        </w:trPr>
        <w:tc>
          <w:tcPr>
            <w:tcW w:w="2814" w:type="dxa"/>
            <w:tcMar>
              <w:top w:w="100" w:type="dxa"/>
              <w:left w:w="100" w:type="dxa"/>
              <w:bottom w:w="100" w:type="dxa"/>
              <w:right w:w="100" w:type="dxa"/>
            </w:tcMar>
          </w:tcPr>
          <w:p w14:paraId="546D830B" w14:textId="047DF430" w:rsidR="00D93A7D" w:rsidRPr="00883238" w:rsidRDefault="004012CC" w:rsidP="004012CC">
            <w:pPr>
              <w:widowControl w:val="0"/>
              <w:pBdr>
                <w:top w:val="nil"/>
                <w:left w:val="nil"/>
                <w:bottom w:val="nil"/>
                <w:right w:val="nil"/>
                <w:between w:val="nil"/>
              </w:pBdr>
              <w:jc w:val="center"/>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Meetings</w:t>
            </w:r>
          </w:p>
        </w:tc>
        <w:tc>
          <w:tcPr>
            <w:tcW w:w="2263" w:type="dxa"/>
            <w:tcMar>
              <w:top w:w="100" w:type="dxa"/>
              <w:left w:w="100" w:type="dxa"/>
              <w:bottom w:w="100" w:type="dxa"/>
              <w:right w:w="100" w:type="dxa"/>
            </w:tcMar>
          </w:tcPr>
          <w:p w14:paraId="08492A2C" w14:textId="77777777" w:rsidR="00D93A7D" w:rsidRPr="00883238" w:rsidRDefault="00F4509D" w:rsidP="00973F7D">
            <w:pPr>
              <w:widowControl w:val="0"/>
              <w:pBdr>
                <w:top w:val="nil"/>
                <w:left w:val="nil"/>
                <w:bottom w:val="nil"/>
                <w:right w:val="nil"/>
                <w:between w:val="nil"/>
              </w:pBdr>
              <w:spacing w:line="240" w:lineRule="auto"/>
              <w:ind w:left="115"/>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Discussion </w:t>
            </w:r>
          </w:p>
        </w:tc>
        <w:tc>
          <w:tcPr>
            <w:tcW w:w="2306" w:type="dxa"/>
            <w:tcMar>
              <w:top w:w="100" w:type="dxa"/>
              <w:left w:w="100" w:type="dxa"/>
              <w:bottom w:w="100" w:type="dxa"/>
              <w:right w:w="100" w:type="dxa"/>
            </w:tcMar>
          </w:tcPr>
          <w:p w14:paraId="79E3800B" w14:textId="77777777" w:rsidR="00D93A7D" w:rsidRPr="00883238" w:rsidRDefault="00F4509D" w:rsidP="00973F7D">
            <w:pPr>
              <w:widowControl w:val="0"/>
              <w:pBdr>
                <w:top w:val="nil"/>
                <w:left w:val="nil"/>
                <w:bottom w:val="nil"/>
                <w:right w:val="nil"/>
                <w:between w:val="nil"/>
              </w:pBdr>
              <w:spacing w:line="240" w:lineRule="auto"/>
              <w:ind w:left="119"/>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Assignment </w:t>
            </w:r>
          </w:p>
        </w:tc>
        <w:tc>
          <w:tcPr>
            <w:tcW w:w="2256" w:type="dxa"/>
            <w:tcMar>
              <w:top w:w="100" w:type="dxa"/>
              <w:left w:w="100" w:type="dxa"/>
              <w:bottom w:w="100" w:type="dxa"/>
              <w:right w:w="100" w:type="dxa"/>
            </w:tcMar>
          </w:tcPr>
          <w:p w14:paraId="27B430B1" w14:textId="77777777" w:rsidR="00D93A7D" w:rsidRPr="00883238" w:rsidRDefault="00F4509D" w:rsidP="00973F7D">
            <w:pPr>
              <w:widowControl w:val="0"/>
              <w:pBdr>
                <w:top w:val="nil"/>
                <w:left w:val="nil"/>
                <w:bottom w:val="nil"/>
                <w:right w:val="nil"/>
                <w:between w:val="nil"/>
              </w:pBdr>
              <w:spacing w:line="240" w:lineRule="auto"/>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Supervisor Signature</w:t>
            </w:r>
          </w:p>
        </w:tc>
      </w:tr>
      <w:tr w:rsidR="003E050B" w:rsidRPr="00883238" w14:paraId="7FA85E20" w14:textId="77777777" w:rsidTr="0053450E">
        <w:trPr>
          <w:trHeight w:val="1908"/>
        </w:trPr>
        <w:tc>
          <w:tcPr>
            <w:tcW w:w="2814" w:type="dxa"/>
            <w:tcMar>
              <w:top w:w="100" w:type="dxa"/>
              <w:left w:w="100" w:type="dxa"/>
              <w:bottom w:w="100" w:type="dxa"/>
              <w:right w:w="100" w:type="dxa"/>
            </w:tcMar>
          </w:tcPr>
          <w:p w14:paraId="500BFA7B" w14:textId="77777777" w:rsidR="00D93A7D" w:rsidRPr="00883238" w:rsidRDefault="00F4509D" w:rsidP="00973F7D">
            <w:pPr>
              <w:widowControl w:val="0"/>
              <w:pBdr>
                <w:top w:val="nil"/>
                <w:left w:val="nil"/>
                <w:bottom w:val="nil"/>
                <w:right w:val="nil"/>
                <w:between w:val="nil"/>
              </w:pBdr>
              <w:spacing w:line="240" w:lineRule="auto"/>
              <w:ind w:left="223"/>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Meeting 01 </w:t>
            </w:r>
          </w:p>
          <w:p w14:paraId="769518DF" w14:textId="69C58D05" w:rsidR="00D93A7D" w:rsidRPr="00883238" w:rsidRDefault="00F4509D" w:rsidP="00973F7D">
            <w:pPr>
              <w:widowControl w:val="0"/>
              <w:pBdr>
                <w:top w:val="nil"/>
                <w:left w:val="nil"/>
                <w:bottom w:val="nil"/>
                <w:right w:val="nil"/>
                <w:between w:val="nil"/>
              </w:pBdr>
              <w:spacing w:before="246" w:line="240" w:lineRule="auto"/>
              <w:ind w:left="112"/>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01 - 05 – 2026</w:t>
            </w:r>
          </w:p>
        </w:tc>
        <w:tc>
          <w:tcPr>
            <w:tcW w:w="2263" w:type="dxa"/>
            <w:tcMar>
              <w:top w:w="100" w:type="dxa"/>
              <w:left w:w="100" w:type="dxa"/>
              <w:bottom w:w="100" w:type="dxa"/>
              <w:right w:w="100" w:type="dxa"/>
            </w:tcMar>
          </w:tcPr>
          <w:p w14:paraId="50E81B32" w14:textId="77777777" w:rsidR="00D93A7D" w:rsidRPr="00883238" w:rsidRDefault="00F4509D" w:rsidP="00973F7D">
            <w:pPr>
              <w:widowControl w:val="0"/>
              <w:pBdr>
                <w:top w:val="nil"/>
                <w:left w:val="nil"/>
                <w:bottom w:val="nil"/>
                <w:right w:val="nil"/>
                <w:between w:val="nil"/>
              </w:pBdr>
              <w:spacing w:line="228" w:lineRule="auto"/>
              <w:ind w:left="116" w:right="48" w:hanging="6"/>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FYP </w:t>
            </w:r>
            <w:proofErr w:type="gramStart"/>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Ideas,  Feasibility</w:t>
            </w:r>
            <w:proofErr w:type="gramEnd"/>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Constraints.</w:t>
            </w:r>
          </w:p>
        </w:tc>
        <w:tc>
          <w:tcPr>
            <w:tcW w:w="2306" w:type="dxa"/>
            <w:tcMar>
              <w:top w:w="100" w:type="dxa"/>
              <w:left w:w="100" w:type="dxa"/>
              <w:bottom w:w="100" w:type="dxa"/>
              <w:right w:w="100" w:type="dxa"/>
            </w:tcMar>
          </w:tcPr>
          <w:p w14:paraId="7368347D" w14:textId="77777777" w:rsidR="00D93A7D" w:rsidRPr="00883238" w:rsidRDefault="00F4509D" w:rsidP="00973F7D">
            <w:pPr>
              <w:widowControl w:val="0"/>
              <w:pBdr>
                <w:top w:val="nil"/>
                <w:left w:val="nil"/>
                <w:bottom w:val="nil"/>
                <w:right w:val="nil"/>
                <w:between w:val="nil"/>
              </w:pBdr>
              <w:spacing w:line="240" w:lineRule="auto"/>
              <w:ind w:left="115"/>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Initial Proposal</w:t>
            </w:r>
          </w:p>
        </w:tc>
        <w:tc>
          <w:tcPr>
            <w:tcW w:w="2256" w:type="dxa"/>
            <w:tcMar>
              <w:top w:w="100" w:type="dxa"/>
              <w:left w:w="100" w:type="dxa"/>
              <w:bottom w:w="100" w:type="dxa"/>
              <w:right w:w="100" w:type="dxa"/>
            </w:tcMar>
          </w:tcPr>
          <w:p w14:paraId="7FB28BC1" w14:textId="77777777" w:rsidR="00D93A7D" w:rsidRPr="00883238" w:rsidRDefault="00D93A7D" w:rsidP="00973F7D">
            <w:pPr>
              <w:widowControl w:val="0"/>
              <w:pBdr>
                <w:top w:val="nil"/>
                <w:left w:val="nil"/>
                <w:bottom w:val="nil"/>
                <w:right w:val="nil"/>
                <w:between w:val="nil"/>
              </w:pBdr>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3E050B" w:rsidRPr="00883238" w14:paraId="7B9BA272" w14:textId="77777777" w:rsidTr="0053450E">
        <w:trPr>
          <w:trHeight w:val="1908"/>
        </w:trPr>
        <w:tc>
          <w:tcPr>
            <w:tcW w:w="2814" w:type="dxa"/>
            <w:tcMar>
              <w:top w:w="100" w:type="dxa"/>
              <w:left w:w="100" w:type="dxa"/>
              <w:bottom w:w="100" w:type="dxa"/>
              <w:right w:w="100" w:type="dxa"/>
            </w:tcMar>
          </w:tcPr>
          <w:p w14:paraId="6DC29F2D" w14:textId="77777777" w:rsidR="007647AE" w:rsidRPr="00883238" w:rsidRDefault="00F4509D" w:rsidP="007647AE">
            <w:pPr>
              <w:widowControl w:val="0"/>
              <w:pBdr>
                <w:top w:val="nil"/>
                <w:left w:val="nil"/>
                <w:bottom w:val="nil"/>
                <w:right w:val="nil"/>
                <w:between w:val="nil"/>
              </w:pBdr>
              <w:spacing w:line="240" w:lineRule="auto"/>
              <w:ind w:left="112"/>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47AE"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Meeting 02 </w:t>
            </w:r>
          </w:p>
          <w:p w14:paraId="3E54AFA9" w14:textId="5E616A19" w:rsidR="00D93A7D" w:rsidRPr="00883238" w:rsidRDefault="007647AE" w:rsidP="007647AE">
            <w:pPr>
              <w:widowControl w:val="0"/>
              <w:pBdr>
                <w:top w:val="nil"/>
                <w:left w:val="nil"/>
                <w:bottom w:val="nil"/>
                <w:right w:val="nil"/>
                <w:between w:val="nil"/>
              </w:pBdr>
              <w:spacing w:before="248" w:line="240" w:lineRule="auto"/>
              <w:ind w:left="112"/>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05 - 05 – 2026</w:t>
            </w:r>
          </w:p>
        </w:tc>
        <w:tc>
          <w:tcPr>
            <w:tcW w:w="2263" w:type="dxa"/>
            <w:tcMar>
              <w:top w:w="100" w:type="dxa"/>
              <w:left w:w="100" w:type="dxa"/>
              <w:bottom w:w="100" w:type="dxa"/>
              <w:right w:w="100" w:type="dxa"/>
            </w:tcMar>
          </w:tcPr>
          <w:p w14:paraId="51E3C255" w14:textId="77777777" w:rsidR="00D93A7D" w:rsidRPr="00883238" w:rsidRDefault="00F4509D" w:rsidP="00973F7D">
            <w:pPr>
              <w:widowControl w:val="0"/>
              <w:pBdr>
                <w:top w:val="nil"/>
                <w:left w:val="nil"/>
                <w:bottom w:val="nil"/>
                <w:right w:val="nil"/>
                <w:between w:val="nil"/>
              </w:pBdr>
              <w:spacing w:line="230" w:lineRule="auto"/>
              <w:ind w:left="126" w:right="48" w:hanging="10"/>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Modules to </w:t>
            </w:r>
            <w:proofErr w:type="gramStart"/>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Stack</w:t>
            </w:r>
            <w:proofErr w:type="gramEnd"/>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selection.</w:t>
            </w:r>
          </w:p>
        </w:tc>
        <w:tc>
          <w:tcPr>
            <w:tcW w:w="2306" w:type="dxa"/>
            <w:tcMar>
              <w:top w:w="100" w:type="dxa"/>
              <w:left w:w="100" w:type="dxa"/>
              <w:bottom w:w="100" w:type="dxa"/>
              <w:right w:w="100" w:type="dxa"/>
            </w:tcMar>
          </w:tcPr>
          <w:p w14:paraId="29A30BD9" w14:textId="77777777" w:rsidR="00D93A7D" w:rsidRPr="00883238" w:rsidRDefault="00F4509D" w:rsidP="00973F7D">
            <w:pPr>
              <w:widowControl w:val="0"/>
              <w:pBdr>
                <w:top w:val="nil"/>
                <w:left w:val="nil"/>
                <w:bottom w:val="nil"/>
                <w:right w:val="nil"/>
                <w:between w:val="nil"/>
              </w:pBdr>
              <w:spacing w:line="240" w:lineRule="auto"/>
              <w:ind w:left="116"/>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Finalize The Modules</w:t>
            </w:r>
          </w:p>
        </w:tc>
        <w:tc>
          <w:tcPr>
            <w:tcW w:w="2256" w:type="dxa"/>
            <w:tcMar>
              <w:top w:w="100" w:type="dxa"/>
              <w:left w:w="100" w:type="dxa"/>
              <w:bottom w:w="100" w:type="dxa"/>
              <w:right w:w="100" w:type="dxa"/>
            </w:tcMar>
          </w:tcPr>
          <w:p w14:paraId="6F0A5CEB" w14:textId="77777777" w:rsidR="00D93A7D" w:rsidRPr="00883238" w:rsidRDefault="00D93A7D" w:rsidP="00973F7D">
            <w:pPr>
              <w:widowControl w:val="0"/>
              <w:pBdr>
                <w:top w:val="nil"/>
                <w:left w:val="nil"/>
                <w:bottom w:val="nil"/>
                <w:right w:val="nil"/>
                <w:between w:val="nil"/>
              </w:pBdr>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976EE9" w:rsidRPr="00883238" w14:paraId="13190592" w14:textId="77777777" w:rsidTr="0053450E">
        <w:trPr>
          <w:trHeight w:val="1908"/>
        </w:trPr>
        <w:tc>
          <w:tcPr>
            <w:tcW w:w="2814" w:type="dxa"/>
            <w:tcMar>
              <w:top w:w="100" w:type="dxa"/>
              <w:left w:w="100" w:type="dxa"/>
              <w:bottom w:w="100" w:type="dxa"/>
              <w:right w:w="100" w:type="dxa"/>
            </w:tcMar>
          </w:tcPr>
          <w:p w14:paraId="3BE3EFAC" w14:textId="11EF0775" w:rsidR="007647AE" w:rsidRPr="00883238" w:rsidRDefault="007647AE" w:rsidP="007647AE">
            <w:pPr>
              <w:widowControl w:val="0"/>
              <w:pBdr>
                <w:top w:val="nil"/>
                <w:left w:val="nil"/>
                <w:bottom w:val="nil"/>
                <w:right w:val="nil"/>
                <w:between w:val="nil"/>
              </w:pBdr>
              <w:spacing w:line="240" w:lineRule="auto"/>
              <w:ind w:left="112"/>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Meeting 0</w:t>
            </w:r>
            <w:r>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1B7F18" w14:textId="0068CEAD" w:rsidR="00976EE9" w:rsidRPr="00883238" w:rsidRDefault="007647AE" w:rsidP="007647AE">
            <w:pPr>
              <w:widowControl w:val="0"/>
              <w:pBdr>
                <w:top w:val="nil"/>
                <w:left w:val="nil"/>
                <w:bottom w:val="nil"/>
                <w:right w:val="nil"/>
                <w:between w:val="nil"/>
              </w:pBdr>
              <w:spacing w:line="240" w:lineRule="auto"/>
              <w:ind w:left="112"/>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r>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- 05 – 2026</w:t>
            </w:r>
          </w:p>
        </w:tc>
        <w:tc>
          <w:tcPr>
            <w:tcW w:w="2263" w:type="dxa"/>
            <w:tcMar>
              <w:top w:w="100" w:type="dxa"/>
              <w:left w:w="100" w:type="dxa"/>
              <w:bottom w:w="100" w:type="dxa"/>
              <w:right w:w="100" w:type="dxa"/>
            </w:tcMar>
          </w:tcPr>
          <w:p w14:paraId="45E7B567" w14:textId="681C1D89" w:rsidR="00976EE9" w:rsidRPr="00883238" w:rsidRDefault="007647AE" w:rsidP="007647AE">
            <w:pPr>
              <w:widowControl w:val="0"/>
              <w:pBdr>
                <w:top w:val="nil"/>
                <w:left w:val="nil"/>
                <w:bottom w:val="nil"/>
                <w:right w:val="nil"/>
                <w:between w:val="nil"/>
              </w:pBdr>
              <w:spacing w:line="230" w:lineRule="auto"/>
              <w:ind w:left="126" w:right="48" w:hanging="10"/>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7AE">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document review, initial feedback on proposal structure, AI chatbot approach discussion</w:t>
            </w:r>
          </w:p>
        </w:tc>
        <w:tc>
          <w:tcPr>
            <w:tcW w:w="2306" w:type="dxa"/>
            <w:tcMar>
              <w:top w:w="100" w:type="dxa"/>
              <w:left w:w="100" w:type="dxa"/>
              <w:bottom w:w="100" w:type="dxa"/>
              <w:right w:w="100" w:type="dxa"/>
            </w:tcMar>
          </w:tcPr>
          <w:p w14:paraId="652709A8" w14:textId="613A930C" w:rsidR="00976EE9" w:rsidRPr="00883238" w:rsidRDefault="007647AE" w:rsidP="007647AE">
            <w:pPr>
              <w:widowControl w:val="0"/>
              <w:pBdr>
                <w:top w:val="nil"/>
                <w:left w:val="nil"/>
                <w:bottom w:val="nil"/>
                <w:right w:val="nil"/>
                <w:between w:val="nil"/>
              </w:pBdr>
              <w:spacing w:line="240" w:lineRule="auto"/>
              <w:ind w:left="116"/>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7AE">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Revise scope based on feedback, prepare literature review table</w:t>
            </w:r>
          </w:p>
        </w:tc>
        <w:tc>
          <w:tcPr>
            <w:tcW w:w="2256" w:type="dxa"/>
            <w:tcMar>
              <w:top w:w="100" w:type="dxa"/>
              <w:left w:w="100" w:type="dxa"/>
              <w:bottom w:w="100" w:type="dxa"/>
              <w:right w:w="100" w:type="dxa"/>
            </w:tcMar>
          </w:tcPr>
          <w:p w14:paraId="25AA58AF" w14:textId="77777777" w:rsidR="00976EE9" w:rsidRPr="00883238" w:rsidRDefault="00976EE9" w:rsidP="00973F7D">
            <w:pPr>
              <w:widowControl w:val="0"/>
              <w:pBdr>
                <w:top w:val="nil"/>
                <w:left w:val="nil"/>
                <w:bottom w:val="nil"/>
                <w:right w:val="nil"/>
                <w:between w:val="nil"/>
              </w:pBdr>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976EE9" w:rsidRPr="00883238" w14:paraId="1A358A6E" w14:textId="77777777" w:rsidTr="0053450E">
        <w:trPr>
          <w:trHeight w:val="1908"/>
        </w:trPr>
        <w:tc>
          <w:tcPr>
            <w:tcW w:w="2814" w:type="dxa"/>
            <w:tcMar>
              <w:top w:w="100" w:type="dxa"/>
              <w:left w:w="100" w:type="dxa"/>
              <w:bottom w:w="100" w:type="dxa"/>
              <w:right w:w="100" w:type="dxa"/>
            </w:tcMar>
          </w:tcPr>
          <w:p w14:paraId="30DCC52C" w14:textId="374042EF" w:rsidR="007647AE" w:rsidRPr="00883238" w:rsidRDefault="007647AE" w:rsidP="007647AE">
            <w:pPr>
              <w:widowControl w:val="0"/>
              <w:pBdr>
                <w:top w:val="nil"/>
                <w:left w:val="nil"/>
                <w:bottom w:val="nil"/>
                <w:right w:val="nil"/>
                <w:between w:val="nil"/>
              </w:pBdr>
              <w:spacing w:line="240" w:lineRule="auto"/>
              <w:ind w:left="112"/>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Meeting 0</w:t>
            </w:r>
            <w:r>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D0FB70" w14:textId="16E81EA2" w:rsidR="00976EE9" w:rsidRPr="00883238" w:rsidRDefault="007647AE" w:rsidP="007647AE">
            <w:pPr>
              <w:widowControl w:val="0"/>
              <w:pBdr>
                <w:top w:val="nil"/>
                <w:left w:val="nil"/>
                <w:bottom w:val="nil"/>
                <w:right w:val="nil"/>
                <w:between w:val="nil"/>
              </w:pBdr>
              <w:spacing w:line="240" w:lineRule="auto"/>
              <w:ind w:left="112"/>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r>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- 05 – 2026</w:t>
            </w:r>
          </w:p>
        </w:tc>
        <w:tc>
          <w:tcPr>
            <w:tcW w:w="2263" w:type="dxa"/>
            <w:tcMar>
              <w:top w:w="100" w:type="dxa"/>
              <w:left w:w="100" w:type="dxa"/>
              <w:bottom w:w="100" w:type="dxa"/>
              <w:right w:w="100" w:type="dxa"/>
            </w:tcMar>
          </w:tcPr>
          <w:p w14:paraId="484AB98D" w14:textId="177760AB" w:rsidR="00976EE9" w:rsidRPr="00883238" w:rsidRDefault="007647AE" w:rsidP="007647AE">
            <w:pPr>
              <w:widowControl w:val="0"/>
              <w:pBdr>
                <w:top w:val="nil"/>
                <w:left w:val="nil"/>
                <w:bottom w:val="nil"/>
                <w:right w:val="nil"/>
                <w:between w:val="nil"/>
              </w:pBdr>
              <w:spacing w:line="230" w:lineRule="auto"/>
              <w:ind w:left="126" w:right="48" w:hanging="10"/>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7AE">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RIASEC quiz design, Grade 8 guidance logic review, BISE data collection strategy</w:t>
            </w:r>
          </w:p>
        </w:tc>
        <w:tc>
          <w:tcPr>
            <w:tcW w:w="2306" w:type="dxa"/>
            <w:tcMar>
              <w:top w:w="100" w:type="dxa"/>
              <w:left w:w="100" w:type="dxa"/>
              <w:bottom w:w="100" w:type="dxa"/>
              <w:right w:w="100" w:type="dxa"/>
            </w:tcMar>
          </w:tcPr>
          <w:p w14:paraId="75BD2319" w14:textId="65F43750" w:rsidR="00976EE9" w:rsidRPr="00883238" w:rsidRDefault="007647AE" w:rsidP="007647AE">
            <w:pPr>
              <w:widowControl w:val="0"/>
              <w:pBdr>
                <w:top w:val="nil"/>
                <w:left w:val="nil"/>
                <w:bottom w:val="nil"/>
                <w:right w:val="nil"/>
                <w:between w:val="nil"/>
              </w:pBdr>
              <w:spacing w:line="240" w:lineRule="auto"/>
              <w:ind w:left="116"/>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7AE">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Finalize quiz questions and Grade 8 / Matric guidance rules</w:t>
            </w:r>
          </w:p>
        </w:tc>
        <w:tc>
          <w:tcPr>
            <w:tcW w:w="2256" w:type="dxa"/>
            <w:tcMar>
              <w:top w:w="100" w:type="dxa"/>
              <w:left w:w="100" w:type="dxa"/>
              <w:bottom w:w="100" w:type="dxa"/>
              <w:right w:w="100" w:type="dxa"/>
            </w:tcMar>
          </w:tcPr>
          <w:p w14:paraId="73F85DDB" w14:textId="77777777" w:rsidR="00976EE9" w:rsidRPr="00883238" w:rsidRDefault="00976EE9" w:rsidP="00973F7D">
            <w:pPr>
              <w:widowControl w:val="0"/>
              <w:pBdr>
                <w:top w:val="nil"/>
                <w:left w:val="nil"/>
                <w:bottom w:val="nil"/>
                <w:right w:val="nil"/>
                <w:between w:val="nil"/>
              </w:pBdr>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976EE9" w:rsidRPr="00883238" w14:paraId="044CC441" w14:textId="77777777" w:rsidTr="0053450E">
        <w:trPr>
          <w:trHeight w:val="1908"/>
        </w:trPr>
        <w:tc>
          <w:tcPr>
            <w:tcW w:w="2814" w:type="dxa"/>
            <w:tcMar>
              <w:top w:w="100" w:type="dxa"/>
              <w:left w:w="100" w:type="dxa"/>
              <w:bottom w:w="100" w:type="dxa"/>
              <w:right w:w="100" w:type="dxa"/>
            </w:tcMar>
          </w:tcPr>
          <w:p w14:paraId="11E3DA2E" w14:textId="45747CF9" w:rsidR="007647AE" w:rsidRPr="00883238" w:rsidRDefault="007647AE" w:rsidP="007647AE">
            <w:pPr>
              <w:widowControl w:val="0"/>
              <w:pBdr>
                <w:top w:val="nil"/>
                <w:left w:val="nil"/>
                <w:bottom w:val="nil"/>
                <w:right w:val="nil"/>
                <w:between w:val="nil"/>
              </w:pBdr>
              <w:spacing w:line="240" w:lineRule="auto"/>
              <w:ind w:left="112"/>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Meeting 0</w:t>
            </w:r>
            <w:r>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B94D4D" w14:textId="0CF37FB7" w:rsidR="00976EE9" w:rsidRPr="00883238" w:rsidRDefault="007647AE" w:rsidP="007647AE">
            <w:pPr>
              <w:widowControl w:val="0"/>
              <w:pBdr>
                <w:top w:val="nil"/>
                <w:left w:val="nil"/>
                <w:bottom w:val="nil"/>
                <w:right w:val="nil"/>
                <w:between w:val="nil"/>
              </w:pBdr>
              <w:spacing w:line="240" w:lineRule="auto"/>
              <w:ind w:left="112"/>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r>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w:t>
            </w: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- 05 – 2026</w:t>
            </w:r>
          </w:p>
        </w:tc>
        <w:tc>
          <w:tcPr>
            <w:tcW w:w="2263" w:type="dxa"/>
            <w:tcMar>
              <w:top w:w="100" w:type="dxa"/>
              <w:left w:w="100" w:type="dxa"/>
              <w:bottom w:w="100" w:type="dxa"/>
              <w:right w:w="100" w:type="dxa"/>
            </w:tcMar>
          </w:tcPr>
          <w:p w14:paraId="0CD7369A" w14:textId="1770473F" w:rsidR="00976EE9" w:rsidRPr="00883238" w:rsidRDefault="007647AE" w:rsidP="007647AE">
            <w:pPr>
              <w:widowControl w:val="0"/>
              <w:pBdr>
                <w:top w:val="nil"/>
                <w:left w:val="nil"/>
                <w:bottom w:val="nil"/>
                <w:right w:val="nil"/>
                <w:between w:val="nil"/>
              </w:pBdr>
              <w:spacing w:line="230" w:lineRule="auto"/>
              <w:ind w:left="126" w:right="48" w:hanging="10"/>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7AE">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 revision feedback — TEVTA integration, transnational education, sustainability model from Grade 8 to employment</w:t>
            </w:r>
          </w:p>
        </w:tc>
        <w:tc>
          <w:tcPr>
            <w:tcW w:w="2306" w:type="dxa"/>
            <w:tcMar>
              <w:top w:w="100" w:type="dxa"/>
              <w:left w:w="100" w:type="dxa"/>
              <w:bottom w:w="100" w:type="dxa"/>
              <w:right w:w="100" w:type="dxa"/>
            </w:tcMar>
          </w:tcPr>
          <w:p w14:paraId="37566B31" w14:textId="0CC16D4F" w:rsidR="00976EE9" w:rsidRPr="00883238" w:rsidRDefault="007647AE" w:rsidP="007647AE">
            <w:pPr>
              <w:widowControl w:val="0"/>
              <w:pBdr>
                <w:top w:val="nil"/>
                <w:left w:val="nil"/>
                <w:bottom w:val="nil"/>
                <w:right w:val="nil"/>
                <w:between w:val="nil"/>
              </w:pBdr>
              <w:spacing w:line="240" w:lineRule="auto"/>
              <w:ind w:left="116"/>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7AE">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scope document with all three revisions and expand Gantt chart to 12 months</w:t>
            </w:r>
          </w:p>
        </w:tc>
        <w:tc>
          <w:tcPr>
            <w:tcW w:w="2256" w:type="dxa"/>
            <w:tcMar>
              <w:top w:w="100" w:type="dxa"/>
              <w:left w:w="100" w:type="dxa"/>
              <w:bottom w:w="100" w:type="dxa"/>
              <w:right w:w="100" w:type="dxa"/>
            </w:tcMar>
          </w:tcPr>
          <w:p w14:paraId="095B07F4" w14:textId="77777777" w:rsidR="00976EE9" w:rsidRPr="00883238" w:rsidRDefault="00976EE9" w:rsidP="00973F7D">
            <w:pPr>
              <w:widowControl w:val="0"/>
              <w:pBdr>
                <w:top w:val="nil"/>
                <w:left w:val="nil"/>
                <w:bottom w:val="nil"/>
                <w:right w:val="nil"/>
                <w:between w:val="nil"/>
              </w:pBdr>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976EE9" w:rsidRPr="00883238" w14:paraId="7DE47563" w14:textId="77777777" w:rsidTr="0053450E">
        <w:trPr>
          <w:trHeight w:val="1908"/>
        </w:trPr>
        <w:tc>
          <w:tcPr>
            <w:tcW w:w="2814" w:type="dxa"/>
            <w:tcMar>
              <w:top w:w="100" w:type="dxa"/>
              <w:left w:w="100" w:type="dxa"/>
              <w:bottom w:w="100" w:type="dxa"/>
              <w:right w:w="100" w:type="dxa"/>
            </w:tcMar>
          </w:tcPr>
          <w:p w14:paraId="5F25ADE3" w14:textId="7A4136C5" w:rsidR="007647AE" w:rsidRPr="00883238" w:rsidRDefault="007647AE" w:rsidP="007647AE">
            <w:pPr>
              <w:widowControl w:val="0"/>
              <w:pBdr>
                <w:top w:val="nil"/>
                <w:left w:val="nil"/>
                <w:bottom w:val="nil"/>
                <w:right w:val="nil"/>
                <w:between w:val="nil"/>
              </w:pBdr>
              <w:spacing w:line="240" w:lineRule="auto"/>
              <w:ind w:left="112"/>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Meeting 0</w:t>
            </w:r>
            <w:r>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09D659" w14:textId="22EC553A" w:rsidR="00976EE9" w:rsidRPr="00883238" w:rsidRDefault="007647AE" w:rsidP="007647AE">
            <w:pPr>
              <w:widowControl w:val="0"/>
              <w:pBdr>
                <w:top w:val="nil"/>
                <w:left w:val="nil"/>
                <w:bottom w:val="nil"/>
                <w:right w:val="nil"/>
                <w:between w:val="nil"/>
              </w:pBdr>
              <w:spacing w:line="240" w:lineRule="auto"/>
              <w:ind w:left="112"/>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r>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r w:rsidRPr="00883238">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- 05 – 2026</w:t>
            </w:r>
          </w:p>
        </w:tc>
        <w:tc>
          <w:tcPr>
            <w:tcW w:w="2263" w:type="dxa"/>
            <w:tcMar>
              <w:top w:w="100" w:type="dxa"/>
              <w:left w:w="100" w:type="dxa"/>
              <w:bottom w:w="100" w:type="dxa"/>
              <w:right w:w="100" w:type="dxa"/>
            </w:tcMar>
          </w:tcPr>
          <w:p w14:paraId="4B70CBC7" w14:textId="3BF5C6E7" w:rsidR="00976EE9" w:rsidRPr="00883238" w:rsidRDefault="007647AE" w:rsidP="007647AE">
            <w:pPr>
              <w:widowControl w:val="0"/>
              <w:pBdr>
                <w:top w:val="nil"/>
                <w:left w:val="nil"/>
                <w:bottom w:val="nil"/>
                <w:right w:val="nil"/>
                <w:between w:val="nil"/>
              </w:pBdr>
              <w:spacing w:line="230" w:lineRule="auto"/>
              <w:ind w:left="126" w:right="48" w:hanging="10"/>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7AE">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Revised scope document presentation, database schema for university and scholarship modules, technology stack confirmation</w:t>
            </w:r>
          </w:p>
        </w:tc>
        <w:tc>
          <w:tcPr>
            <w:tcW w:w="2306" w:type="dxa"/>
            <w:tcMar>
              <w:top w:w="100" w:type="dxa"/>
              <w:left w:w="100" w:type="dxa"/>
              <w:bottom w:w="100" w:type="dxa"/>
              <w:right w:w="100" w:type="dxa"/>
            </w:tcMar>
          </w:tcPr>
          <w:p w14:paraId="41467B04" w14:textId="70AA6851" w:rsidR="00976EE9" w:rsidRPr="00883238" w:rsidRDefault="007647AE" w:rsidP="007647AE">
            <w:pPr>
              <w:widowControl w:val="0"/>
              <w:pBdr>
                <w:top w:val="nil"/>
                <w:left w:val="nil"/>
                <w:bottom w:val="nil"/>
                <w:right w:val="nil"/>
                <w:between w:val="nil"/>
              </w:pBdr>
              <w:spacing w:line="240" w:lineRule="auto"/>
              <w:ind w:left="116"/>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47AE">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Begin Phase 1 development: Firebase auth setup, </w:t>
            </w:r>
            <w:proofErr w:type="spellStart"/>
            <w:r w:rsidRPr="007647AE">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Supabase</w:t>
            </w:r>
            <w:proofErr w:type="spellEnd"/>
            <w:r w:rsidRPr="007647AE">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schema, project repository</w:t>
            </w:r>
          </w:p>
        </w:tc>
        <w:tc>
          <w:tcPr>
            <w:tcW w:w="2256" w:type="dxa"/>
            <w:tcMar>
              <w:top w:w="100" w:type="dxa"/>
              <w:left w:w="100" w:type="dxa"/>
              <w:bottom w:w="100" w:type="dxa"/>
              <w:right w:w="100" w:type="dxa"/>
            </w:tcMar>
          </w:tcPr>
          <w:p w14:paraId="47EA2D9B" w14:textId="77777777" w:rsidR="00976EE9" w:rsidRPr="00883238" w:rsidRDefault="00976EE9" w:rsidP="00973F7D">
            <w:pPr>
              <w:widowControl w:val="0"/>
              <w:pBdr>
                <w:top w:val="nil"/>
                <w:left w:val="nil"/>
                <w:bottom w:val="nil"/>
                <w:right w:val="nil"/>
                <w:between w:val="nil"/>
              </w:pBdr>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099C8379" w14:textId="77777777" w:rsidR="004012CC" w:rsidRPr="00883238" w:rsidRDefault="22196EBE" w:rsidP="004012CC">
      <w:pPr>
        <w:pStyle w:val="Heading3"/>
        <w:widowControl w:val="0"/>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135401328"/>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bookmarkEnd w:id="0"/>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39E300"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Pakistan is facing a serious problem in its education system. Every year, hundreds of thousands of students complete their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(Intermediate) exams and </w:t>
      </w:r>
      <w:proofErr w:type="gramStart"/>
      <w:r w:rsidRPr="00883238">
        <w:rPr>
          <w:rFonts w:asciiTheme="majorBidi" w:hAnsiTheme="majorBidi" w:cstheme="majorBidi"/>
          <w:color w:val="000000" w:themeColor="text1"/>
        </w:rPr>
        <w:t>have to</w:t>
      </w:r>
      <w:proofErr w:type="gramEnd"/>
      <w:r w:rsidRPr="00883238">
        <w:rPr>
          <w:rFonts w:asciiTheme="majorBidi" w:hAnsiTheme="majorBidi" w:cstheme="majorBidi"/>
          <w:color w:val="000000" w:themeColor="text1"/>
        </w:rPr>
        <w:t xml:space="preserve"> choose a university degree — one of the most important decisions of their lives. But most of them do not get any proper guidance.</w:t>
      </w:r>
    </w:p>
    <w:p w14:paraId="1BC652CA" w14:textId="77777777" w:rsidR="006E09BD" w:rsidRPr="00883238" w:rsidRDefault="006E09BD" w:rsidP="006E09BD">
      <w:pPr>
        <w:spacing w:after="42"/>
        <w:rPr>
          <w:rFonts w:asciiTheme="majorBidi" w:hAnsiTheme="majorBidi" w:cstheme="majorBidi"/>
          <w:color w:val="000000" w:themeColor="text1"/>
        </w:rPr>
      </w:pPr>
    </w:p>
    <w:p w14:paraId="2262D66B"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Professional career counselors charge PKR 5,000 to 15,000 per session, which most families simply cannot afford. There are no free, Pakistan-specific tools that can help a student figure out what career suits them based on their marks, interests, budget, and city. As a result, over 80% of students end up choosing the wrong degree — often based on what their parents say or what their friends are doing.</w:t>
      </w:r>
    </w:p>
    <w:p w14:paraId="44C881D7" w14:textId="77777777" w:rsidR="006E09BD" w:rsidRPr="00883238" w:rsidRDefault="006E09BD" w:rsidP="006E09BD">
      <w:pPr>
        <w:spacing w:after="42"/>
        <w:rPr>
          <w:rFonts w:asciiTheme="majorBidi" w:hAnsiTheme="majorBidi" w:cstheme="majorBidi"/>
          <w:color w:val="000000" w:themeColor="text1"/>
        </w:rPr>
      </w:pPr>
    </w:p>
    <w:p w14:paraId="5B29ED12"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This project proposes Career Counseling AI — a free, bilingual (Urdu and English) web and mobile platform that guides Pakistani students at every stage of their academic journey. The system covers students from Grade 8 all the way to university level. It uses Artificial Intelligence to give each student a personalized roadmap — telling them which subjects to take, which careers suit them, which universities they can realistically get into, and which scholarships are available for them.</w:t>
      </w:r>
    </w:p>
    <w:p w14:paraId="7278AED1" w14:textId="77777777" w:rsidR="006E09BD" w:rsidRPr="00883238" w:rsidRDefault="006E09BD" w:rsidP="006E09BD">
      <w:pPr>
        <w:spacing w:after="42"/>
        <w:rPr>
          <w:rFonts w:asciiTheme="majorBidi" w:hAnsiTheme="majorBidi" w:cstheme="majorBidi"/>
          <w:color w:val="000000" w:themeColor="text1"/>
        </w:rPr>
      </w:pPr>
    </w:p>
    <w:p w14:paraId="1AD77B9E"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platform uses Google Gemini 1.5 Flash as its AI engine, which provides one million tokens of processing per day for free. This means the entire system can be built and run without spending any money. By combining a rule-based guidance engine with AI-powered conversations, the platform gives students the kind of advice that previously only wealthy students could afford.</w:t>
      </w:r>
    </w:p>
    <w:p w14:paraId="2B100001" w14:textId="77777777" w:rsidR="006E09BD" w:rsidRPr="00883238" w:rsidRDefault="006E09BD" w:rsidP="006E09BD">
      <w:pPr>
        <w:spacing w:after="42"/>
        <w:rPr>
          <w:rFonts w:asciiTheme="majorBidi" w:hAnsiTheme="majorBidi" w:cstheme="majorBidi"/>
          <w:color w:val="000000" w:themeColor="text1"/>
        </w:rPr>
      </w:pPr>
    </w:p>
    <w:p w14:paraId="2B100002" w14:textId="77777777" w:rsidR="006E09BD" w:rsidRPr="00883238" w:rsidRDefault="006E09BD" w:rsidP="005D17F7">
      <w:pPr>
        <w:widowControl w:val="0"/>
        <w:pBdr>
          <w:top w:val="nil"/>
          <w:left w:val="nil"/>
          <w:bottom w:val="nil"/>
          <w:right w:val="nil"/>
          <w:between w:val="nil"/>
        </w:pBdr>
        <w:spacing w:line="230" w:lineRule="auto"/>
        <w:ind w:left="126" w:right="48" w:hanging="10"/>
        <w:rPr>
          <w:rFonts w:asciiTheme="majorBidi" w:hAnsiTheme="majorBidi" w:cstheme="majorBidi"/>
          <w:color w:val="000000" w:themeColor="text1"/>
        </w:rPr>
      </w:pPr>
      <w:ins w:id="1" w:author="Claude" w:date="2025-01-01T00:00:00Z">
        <w:r w:rsidRPr="005D17F7">
          <w:rPr>
            <w:rFonts w:asciiTheme="majorBidi" w:eastAsia="Times"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Following</w:t>
        </w:r>
        <w:r w:rsidRPr="00883238">
          <w:rPr>
            <w:rFonts w:asciiTheme="majorBidi" w:hAnsiTheme="majorBidi" w:cstheme="majorBidi"/>
            <w:color w:val="000000" w:themeColor="text1"/>
          </w:rPr>
          <w:t xml:space="preserve"> a major revision of the project scope, the platform now also incorporates the TEVTA vocational program for students pursuing technical and trade education after Matric, addresses transnational education pathways including A-Levels, O-Levels, and Cambridge International qualifications, and extends its coverage through a full sustainability model — guiding students all the way from Grade 8 through to employment, including access to scholarships and free IT certification courses.</w:t>
        </w:r>
      </w:ins>
    </w:p>
    <w:p w14:paraId="10D37054" w14:textId="4C293743" w:rsidR="00657D6A" w:rsidRPr="00883238" w:rsidRDefault="00657D6A" w:rsidP="00E31C1B">
      <w:pPr>
        <w:widowControl w:val="0"/>
        <w:pBdr>
          <w:top w:val="nil"/>
          <w:left w:val="nil"/>
          <w:bottom w:val="nil"/>
          <w:right w:val="nil"/>
          <w:between w:val="nil"/>
        </w:pBdr>
        <w:spacing w:before="478" w:line="240" w:lineRule="auto"/>
        <w:ind w:left="24"/>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606A8" w14:textId="77777777" w:rsidR="00D93A7D" w:rsidRPr="00883238" w:rsidRDefault="22196EBE" w:rsidP="00973F7D">
      <w:pPr>
        <w:pStyle w:val="Heading3"/>
        <w:widowControl w:val="0"/>
        <w:rPr>
          <w:rFonts w:asciiTheme="majorBidi" w:eastAsia="Times New Roman" w:hAnsiTheme="majorBidi" w:cstheme="majorBidi"/>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95888812"/>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Related System Analysis / Literature Review</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1592"/>
        <w:gridCol w:w="1485"/>
        <w:gridCol w:w="1673"/>
        <w:gridCol w:w="1674"/>
        <w:gridCol w:w="2381"/>
      </w:tblGrid>
      <w:tr w:rsidR="003E050B" w:rsidRPr="00883238" w14:paraId="4A229E73" w14:textId="77777777" w:rsidTr="000303F3">
        <w:tc>
          <w:tcPr>
            <w:tcW w:w="40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30E0BF50"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3918261F"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Author / Year</w:t>
            </w:r>
          </w:p>
        </w:tc>
        <w:tc>
          <w:tcPr>
            <w:tcW w:w="150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6E7B46BB"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System</w:t>
            </w:r>
          </w:p>
        </w:tc>
        <w:tc>
          <w:tcPr>
            <w:tcW w:w="170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0A555B1D"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Methodology</w:t>
            </w:r>
          </w:p>
        </w:tc>
        <w:tc>
          <w:tcPr>
            <w:tcW w:w="170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07951FA9"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Key Features</w:t>
            </w:r>
          </w:p>
        </w:tc>
        <w:tc>
          <w:tcPr>
            <w:tcW w:w="246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7EEC4BBD"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Gap Identified</w:t>
            </w:r>
          </w:p>
        </w:tc>
      </w:tr>
      <w:tr w:rsidR="003E050B" w:rsidRPr="00883238" w14:paraId="2AA792C6" w14:textId="77777777" w:rsidTr="000303F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D25874F"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lastRenderedPageBreak/>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3C499E6"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Kuder (2021)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850C8DE"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Kuder Career Planning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E36F551"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Psychometric assessments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D6E0A41" w14:textId="77777777" w:rsidR="006E09BD" w:rsidRPr="00883238" w:rsidRDefault="006E09BD" w:rsidP="000303F3">
            <w:pPr>
              <w:rPr>
                <w:rFonts w:asciiTheme="majorBidi" w:hAnsiTheme="majorBidi" w:cstheme="majorBidi"/>
                <w:color w:val="000000" w:themeColor="text1"/>
              </w:rPr>
            </w:pPr>
            <w:proofErr w:type="gramStart"/>
            <w:r w:rsidRPr="00883238">
              <w:rPr>
                <w:rFonts w:asciiTheme="majorBidi" w:hAnsiTheme="majorBidi" w:cstheme="majorBidi"/>
                <w:color w:val="000000" w:themeColor="text1"/>
                <w:sz w:val="20"/>
                <w:szCs w:val="20"/>
              </w:rPr>
              <w:t>Interest</w:t>
            </w:r>
            <w:proofErr w:type="gramEnd"/>
            <w:r w:rsidRPr="00883238">
              <w:rPr>
                <w:rFonts w:asciiTheme="majorBidi" w:hAnsiTheme="majorBidi" w:cstheme="majorBidi"/>
                <w:color w:val="000000" w:themeColor="text1"/>
                <w:sz w:val="20"/>
                <w:szCs w:val="20"/>
              </w:rPr>
              <w:t xml:space="preserve"> profiling, career matching</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18C33AE"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Not suited to Pakistani education system or Urdu language</w:t>
            </w:r>
          </w:p>
        </w:tc>
      </w:tr>
      <w:tr w:rsidR="003E050B" w:rsidRPr="00883238" w14:paraId="30B93C08" w14:textId="77777777" w:rsidTr="000303F3">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79B67371"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6777BB1F"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Naviance (2022)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775284E0"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Naviance Student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33C085CE"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US-based college matching</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7BD9F032"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Career tests, college search</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72E0AF7D"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Entirely US-focused; no Pakistan universities or entry tests</w:t>
            </w:r>
          </w:p>
        </w:tc>
      </w:tr>
      <w:tr w:rsidR="003E050B" w:rsidRPr="00883238" w14:paraId="3FCB4E83" w14:textId="77777777" w:rsidTr="000303F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D40CEDB"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A4C7A21"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Rozee.pk (2023)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2F62445"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Job Portal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7DA5490"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Job listings database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DEB0EED"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Job search, salary info</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DA8622D"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Only for employed people; no guidance for students</w:t>
            </w:r>
          </w:p>
        </w:tc>
      </w:tr>
      <w:tr w:rsidR="003E050B" w:rsidRPr="00883238" w14:paraId="6252306E" w14:textId="77777777" w:rsidTr="000303F3">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758FBC4C"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26379F1B"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HEC Pakistan (2024)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3EDF8D13"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HEC Scholarship Portal</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2133E992"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Static web listings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5F944D72"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Scholarship information</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576BEC39"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No AI, no personalization, hard to navigate</w:t>
            </w:r>
          </w:p>
        </w:tc>
      </w:tr>
      <w:tr w:rsidR="003E050B" w:rsidRPr="00883238" w14:paraId="3CEA4EDF" w14:textId="77777777" w:rsidTr="000303F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618D11E"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11B279F" w14:textId="77777777" w:rsidR="006E09BD" w:rsidRPr="00883238" w:rsidRDefault="006E09BD" w:rsidP="000303F3">
            <w:pPr>
              <w:rPr>
                <w:rFonts w:asciiTheme="majorBidi" w:hAnsiTheme="majorBidi" w:cstheme="majorBidi"/>
                <w:color w:val="000000" w:themeColor="text1"/>
              </w:rPr>
            </w:pPr>
            <w:proofErr w:type="spellStart"/>
            <w:r w:rsidRPr="00883238">
              <w:rPr>
                <w:rFonts w:asciiTheme="majorBidi" w:hAnsiTheme="majorBidi" w:cstheme="majorBidi"/>
                <w:color w:val="000000" w:themeColor="text1"/>
                <w:sz w:val="20"/>
                <w:szCs w:val="20"/>
              </w:rPr>
              <w:t>DigiSkills</w:t>
            </w:r>
            <w:proofErr w:type="spellEnd"/>
            <w:r w:rsidRPr="00883238">
              <w:rPr>
                <w:rFonts w:asciiTheme="majorBidi" w:hAnsiTheme="majorBidi" w:cstheme="majorBidi"/>
                <w:color w:val="000000" w:themeColor="text1"/>
                <w:sz w:val="20"/>
                <w:szCs w:val="20"/>
              </w:rPr>
              <w:t xml:space="preserve"> (2024)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9CBA953"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DigiSkills.pk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52B8F39"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Free course platform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3225A48"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Online skill courses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7EE52C5"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No career path guidance or university matching</w:t>
            </w:r>
          </w:p>
        </w:tc>
      </w:tr>
      <w:tr w:rsidR="003E050B" w:rsidRPr="00883238" w14:paraId="128A687E" w14:textId="77777777" w:rsidTr="000303F3">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03E08BCB"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585FA8DC"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Prospects.ac.uk (2023)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68DDF003"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Prospects UK</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254D991B"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Career advice portal</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2CF75782"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Degree-to-job mapping</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27E4E0A2"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UK-focused; irrelevant for Pakistani degrees and job market</w:t>
            </w:r>
          </w:p>
        </w:tc>
      </w:tr>
      <w:tr w:rsidR="003E050B" w:rsidRPr="00883238" w14:paraId="1D087CF8" w14:textId="77777777" w:rsidTr="000303F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2D761BE"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BCDAA29"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Khan et al. (2023)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C05D591"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Pakistan EdTech Survey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6DEDA18"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Survey-based study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E6189F5"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Student career confusion data</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EF66189"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Identifies gap but offers no solution or platform</w:t>
            </w:r>
          </w:p>
        </w:tc>
      </w:tr>
      <w:tr w:rsidR="003E050B" w:rsidRPr="00883238" w14:paraId="0B6B19AE" w14:textId="77777777" w:rsidTr="000303F3">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69AEF269"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77968873"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Proposed System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64FD899A"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Career Counseling AI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6D94D373"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AI + Rule Engine + Free APIs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0180E24F"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Grade 8 to university, Urdu/English, scholarships, entry tests</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4876AA2B"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Addresses all gaps: Pakistan-specific, free, bilingual, AI-powered</w:t>
            </w:r>
          </w:p>
        </w:tc>
      </w:tr>
    </w:tbl>
    <w:p w14:paraId="1E09B93E" w14:textId="784B3DFD" w:rsidR="00D93A7D" w:rsidRPr="00883238" w:rsidRDefault="00D93A7D" w:rsidP="00973F7D">
      <w:pPr>
        <w:widowControl w:val="0"/>
        <w:pBdr>
          <w:top w:val="nil"/>
          <w:left w:val="nil"/>
          <w:bottom w:val="nil"/>
          <w:right w:val="nil"/>
          <w:between w:val="nil"/>
        </w:pBdr>
        <w:spacing w:line="240" w:lineRule="auto"/>
        <w:rPr>
          <w:rFonts w:asciiTheme="majorBidi" w:eastAsia="Times" w:hAnsiTheme="majorBidi" w:cstheme="majorBidi"/>
          <w:i/>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BF9738" w14:textId="06BBF742" w:rsidR="00CF2EDE" w:rsidRPr="00883238" w:rsidRDefault="22196EBE" w:rsidP="00973F7D">
      <w:pPr>
        <w:pStyle w:val="Heading3"/>
        <w:widowControl w:val="0"/>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355343234"/>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Problem Statement</w:t>
      </w:r>
      <w:bookmarkEnd w:id="3"/>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D92785"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Pakistan's education system leaves students almost completely on their own when it comes to choosing a career. The problem starts as early as Grade 8, when students must decide whether to take Science, Arts, or Commerce subjects for their Matric exams — a decision that determines nearly every career path available to them later. Most students make this choice based on what their older siblings did, or simply what their parents tell them.</w:t>
      </w:r>
    </w:p>
    <w:p w14:paraId="7FCDE18B" w14:textId="77777777" w:rsidR="006E09BD" w:rsidRPr="00883238" w:rsidRDefault="006E09BD" w:rsidP="006E09BD">
      <w:pPr>
        <w:spacing w:after="42"/>
        <w:rPr>
          <w:rFonts w:asciiTheme="majorBidi" w:hAnsiTheme="majorBidi" w:cstheme="majorBidi"/>
          <w:color w:val="000000" w:themeColor="text1"/>
        </w:rPr>
      </w:pPr>
    </w:p>
    <w:p w14:paraId="18529599"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By the time students reach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the stakes are even higher. They need to decide between Pre-Medical, Pre-Engineering, ICS, ICOM, and FA groups. Each of these leads to completely different university programs, entry tests, and careers. Yet there is no free, accessible system that can tell a student: given your marks, your budget, and where you live, here are the realistic careers available to you.</w:t>
      </w:r>
    </w:p>
    <w:p w14:paraId="3341CB0D" w14:textId="77777777" w:rsidR="006E09BD" w:rsidRPr="00883238" w:rsidRDefault="006E09BD" w:rsidP="006E09BD">
      <w:pPr>
        <w:spacing w:after="42"/>
        <w:rPr>
          <w:rFonts w:asciiTheme="majorBidi" w:hAnsiTheme="majorBidi" w:cstheme="majorBidi"/>
          <w:color w:val="000000" w:themeColor="text1"/>
        </w:rPr>
      </w:pPr>
    </w:p>
    <w:p w14:paraId="7E177B99" w14:textId="77777777" w:rsidR="006E09BD" w:rsidRPr="00883238" w:rsidRDefault="006E09BD" w:rsidP="006E09BD">
      <w:pPr>
        <w:spacing w:before="60" w:after="100"/>
        <w:rPr>
          <w:rFonts w:asciiTheme="majorBidi" w:hAnsiTheme="majorBidi" w:cstheme="majorBidi"/>
          <w:color w:val="000000" w:themeColor="text1"/>
        </w:rPr>
      </w:pPr>
      <w:r w:rsidRPr="00883238">
        <w:rPr>
          <w:rFonts w:asciiTheme="majorBidi" w:hAnsiTheme="majorBidi" w:cstheme="majorBidi"/>
          <w:b/>
          <w:bCs/>
          <w:color w:val="000000" w:themeColor="text1"/>
        </w:rPr>
        <w:t>The key problems are:</w:t>
      </w:r>
    </w:p>
    <w:p w14:paraId="65EDA087" w14:textId="77777777" w:rsidR="006E09BD" w:rsidRPr="00883238" w:rsidRDefault="006E09BD" w:rsidP="006E09BD">
      <w:pPr>
        <w:pStyle w:val="ListParagraph"/>
        <w:numPr>
          <w:ilvl w:val="0"/>
          <w:numId w:val="60"/>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No free career counseling platform exists that is built specifically for Pakistan's education system</w:t>
      </w:r>
    </w:p>
    <w:p w14:paraId="6834564C" w14:textId="77777777" w:rsidR="006E09BD" w:rsidRPr="00883238" w:rsidRDefault="006E09BD" w:rsidP="006E09BD">
      <w:pPr>
        <w:pStyle w:val="ListParagraph"/>
        <w:numPr>
          <w:ilvl w:val="0"/>
          <w:numId w:val="60"/>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Students do not know which entry test (MDCAT, ECAT, NTS) they need for which career, or what score is required</w:t>
      </w:r>
    </w:p>
    <w:p w14:paraId="3ADF9A18" w14:textId="77777777" w:rsidR="006E09BD" w:rsidRPr="00883238" w:rsidRDefault="006E09BD" w:rsidP="006E09BD">
      <w:pPr>
        <w:pStyle w:val="ListParagraph"/>
        <w:numPr>
          <w:ilvl w:val="0"/>
          <w:numId w:val="60"/>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lastRenderedPageBreak/>
        <w:t>University merit lists, fee structures, and scholarship opportunities are scattered and hard to find</w:t>
      </w:r>
    </w:p>
    <w:p w14:paraId="2F27678E" w14:textId="77777777" w:rsidR="006E09BD" w:rsidRPr="00883238" w:rsidRDefault="006E09BD" w:rsidP="006E09BD">
      <w:pPr>
        <w:pStyle w:val="ListParagraph"/>
        <w:numPr>
          <w:ilvl w:val="0"/>
          <w:numId w:val="60"/>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Most online tools are in English and designed for Western education systems — useless for the majority of Pakistani students</w:t>
      </w:r>
    </w:p>
    <w:p w14:paraId="15BC8E73" w14:textId="77777777" w:rsidR="006E09BD" w:rsidRPr="00883238" w:rsidRDefault="006E09BD" w:rsidP="006E09BD">
      <w:pPr>
        <w:pStyle w:val="ListParagraph"/>
        <w:numPr>
          <w:ilvl w:val="0"/>
          <w:numId w:val="60"/>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Students in smaller cities like Gujranwala, Faisalabad, and Multan have no access to any form of career advice</w:t>
      </w:r>
    </w:p>
    <w:p w14:paraId="7DB19FC6" w14:textId="77777777" w:rsidR="006E09BD" w:rsidRPr="00883238" w:rsidRDefault="006E09BD" w:rsidP="006E09BD">
      <w:pPr>
        <w:pStyle w:val="ListParagraph"/>
        <w:numPr>
          <w:ilvl w:val="0"/>
          <w:numId w:val="60"/>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Students waste years in the wrong degree, leading to high graduate unemployment in saturated fields</w:t>
      </w:r>
    </w:p>
    <w:p w14:paraId="224B7282" w14:textId="77777777" w:rsidR="006E09BD" w:rsidRPr="00883238" w:rsidRDefault="006E09BD" w:rsidP="006E09BD">
      <w:pPr>
        <w:spacing w:after="42"/>
        <w:rPr>
          <w:rFonts w:asciiTheme="majorBidi" w:hAnsiTheme="majorBidi" w:cstheme="majorBidi"/>
          <w:color w:val="000000" w:themeColor="text1"/>
        </w:rPr>
      </w:pPr>
    </w:p>
    <w:p w14:paraId="2F8ED5C2" w14:textId="43749734" w:rsidR="00CF2EDE" w:rsidRPr="00883238" w:rsidRDefault="006E09BD" w:rsidP="006E09BD">
      <w:pPr>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hAnsiTheme="majorBidi" w:cstheme="majorBidi"/>
          <w:color w:val="000000" w:themeColor="text1"/>
        </w:rPr>
        <w:t>The result is that Pakistan wastes massive human potential every year. Students with the ability to become engineers, doctors, or software developers end up in degree programs that do not match their skills or the country's job market needs — simply because no one guided them correctly at the right time.</w:t>
      </w:r>
    </w:p>
    <w:p w14:paraId="5F3F2F67" w14:textId="6789521D" w:rsidR="00CF2EDE" w:rsidRPr="00883238" w:rsidRDefault="361211AE" w:rsidP="00594ED2">
      <w:pPr>
        <w:pStyle w:val="Heading3"/>
        <w:rPr>
          <w:rFonts w:asciiTheme="majorBidi" w:eastAsia="Times New Roman" w:hAnsiTheme="majorBidi" w:cstheme="majorBidi"/>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520761873"/>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Problem </w:t>
      </w:r>
      <w:proofErr w:type="gramStart"/>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 :</w:t>
      </w:r>
      <w:bookmarkEnd w:id="4"/>
      <w:proofErr w:type="gramEnd"/>
    </w:p>
    <w:p w14:paraId="39509150"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Career Counseling AI is a free, bilingual web and mobile platform that guides Pakistani students from Grade 8 through university. It combines a rule-based guidance engine with AI-powered conversations to give every student a personalized career roadmap.</w:t>
      </w:r>
    </w:p>
    <w:p w14:paraId="62E37B95" w14:textId="77777777" w:rsidR="006E09BD" w:rsidRPr="00883238" w:rsidRDefault="006E09BD" w:rsidP="006E09BD">
      <w:pPr>
        <w:spacing w:after="42"/>
        <w:rPr>
          <w:rFonts w:asciiTheme="majorBidi" w:hAnsiTheme="majorBidi" w:cstheme="majorBidi"/>
          <w:color w:val="000000" w:themeColor="text1"/>
        </w:rPr>
      </w:pPr>
    </w:p>
    <w:p w14:paraId="4C08F4F2" w14:textId="77777777" w:rsidR="006E09BD" w:rsidRPr="00883238" w:rsidRDefault="006E09BD" w:rsidP="006E09BD">
      <w:pPr>
        <w:spacing w:before="60" w:after="100"/>
        <w:rPr>
          <w:rFonts w:asciiTheme="majorBidi" w:hAnsiTheme="majorBidi" w:cstheme="majorBidi"/>
          <w:color w:val="000000" w:themeColor="text1"/>
        </w:rPr>
      </w:pPr>
      <w:r w:rsidRPr="00883238">
        <w:rPr>
          <w:rFonts w:asciiTheme="majorBidi" w:hAnsiTheme="majorBidi" w:cstheme="majorBidi"/>
          <w:color w:val="000000" w:themeColor="text1"/>
        </w:rPr>
        <w:t>The platform works in the following way. A student registers and enters their current grade, subject marks, city, financial budget, and interests. The system then provides step-by-step guidance tailored to their specific situation. The guidance is different for each student level:</w:t>
      </w:r>
    </w:p>
    <w:p w14:paraId="0EA9BE62" w14:textId="77777777" w:rsidR="006E09BD" w:rsidRPr="00883238" w:rsidRDefault="006E09BD" w:rsidP="006E09BD">
      <w:pPr>
        <w:spacing w:after="28"/>
        <w:rPr>
          <w:rFonts w:asciiTheme="majorBidi" w:hAnsiTheme="majorBidi" w:cstheme="majorBidi"/>
          <w:color w:val="000000" w:themeColor="text1"/>
        </w:rPr>
      </w:pPr>
    </w:p>
    <w:p w14:paraId="20F9809B" w14:textId="77777777" w:rsidR="006E09BD" w:rsidRPr="00883238" w:rsidRDefault="006E09BD" w:rsidP="006E09BD">
      <w:pPr>
        <w:pStyle w:val="Heading3"/>
        <w:rPr>
          <w:rFonts w:asciiTheme="majorBidi" w:hAnsiTheme="majorBidi" w:cstheme="majorBidi"/>
          <w:color w:val="000000" w:themeColor="text1"/>
        </w:rPr>
      </w:pPr>
      <w:r w:rsidRPr="00883238">
        <w:rPr>
          <w:rFonts w:asciiTheme="majorBidi" w:hAnsiTheme="majorBidi" w:cstheme="majorBidi"/>
          <w:bCs/>
          <w:color w:val="000000" w:themeColor="text1"/>
          <w:sz w:val="23"/>
          <w:szCs w:val="23"/>
        </w:rPr>
        <w:t>Grade 8 Students</w:t>
      </w:r>
    </w:p>
    <w:p w14:paraId="1EC78D55"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The system looks at the </w:t>
      </w:r>
      <w:proofErr w:type="gramStart"/>
      <w:r w:rsidRPr="00883238">
        <w:rPr>
          <w:rFonts w:asciiTheme="majorBidi" w:hAnsiTheme="majorBidi" w:cstheme="majorBidi"/>
          <w:color w:val="000000" w:themeColor="text1"/>
        </w:rPr>
        <w:t>student's</w:t>
      </w:r>
      <w:proofErr w:type="gramEnd"/>
      <w:r w:rsidRPr="00883238">
        <w:rPr>
          <w:rFonts w:asciiTheme="majorBidi" w:hAnsiTheme="majorBidi" w:cstheme="majorBidi"/>
          <w:color w:val="000000" w:themeColor="text1"/>
        </w:rPr>
        <w:t xml:space="preserve"> current grades and their responses to a 30-question interest quiz. Based on this, it recommends which group (Science, Arts, or Commerce) the student should choose for </w:t>
      </w:r>
      <w:proofErr w:type="gramStart"/>
      <w:r w:rsidRPr="00883238">
        <w:rPr>
          <w:rFonts w:asciiTheme="majorBidi" w:hAnsiTheme="majorBidi" w:cstheme="majorBidi"/>
          <w:color w:val="000000" w:themeColor="text1"/>
        </w:rPr>
        <w:t>Matric, and</w:t>
      </w:r>
      <w:proofErr w:type="gramEnd"/>
      <w:r w:rsidRPr="00883238">
        <w:rPr>
          <w:rFonts w:asciiTheme="majorBidi" w:hAnsiTheme="majorBidi" w:cstheme="majorBidi"/>
          <w:color w:val="000000" w:themeColor="text1"/>
        </w:rPr>
        <w:t xml:space="preserve"> explains why each subject matters for their future career.</w:t>
      </w:r>
    </w:p>
    <w:p w14:paraId="6885B33E" w14:textId="77777777" w:rsidR="006E09BD" w:rsidRPr="00883238" w:rsidRDefault="006E09BD" w:rsidP="006E09BD">
      <w:pPr>
        <w:spacing w:after="28"/>
        <w:rPr>
          <w:rFonts w:asciiTheme="majorBidi" w:hAnsiTheme="majorBidi" w:cstheme="majorBidi"/>
          <w:color w:val="000000" w:themeColor="text1"/>
        </w:rPr>
      </w:pPr>
    </w:p>
    <w:p w14:paraId="6C3A48A8" w14:textId="77777777" w:rsidR="006E09BD" w:rsidRPr="00883238" w:rsidRDefault="006E09BD" w:rsidP="006E09BD">
      <w:pPr>
        <w:pStyle w:val="Heading3"/>
        <w:rPr>
          <w:rFonts w:asciiTheme="majorBidi" w:hAnsiTheme="majorBidi" w:cstheme="majorBidi"/>
          <w:color w:val="000000" w:themeColor="text1"/>
        </w:rPr>
      </w:pPr>
      <w:r w:rsidRPr="00883238">
        <w:rPr>
          <w:rFonts w:asciiTheme="majorBidi" w:hAnsiTheme="majorBidi" w:cstheme="majorBidi"/>
          <w:bCs/>
          <w:color w:val="000000" w:themeColor="text1"/>
          <w:sz w:val="23"/>
          <w:szCs w:val="23"/>
        </w:rPr>
        <w:t>Matric (Grade 9-10) Students</w:t>
      </w:r>
    </w:p>
    <w:p w14:paraId="13024DE5"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The system takes the </w:t>
      </w:r>
      <w:proofErr w:type="gramStart"/>
      <w:r w:rsidRPr="00883238">
        <w:rPr>
          <w:rFonts w:asciiTheme="majorBidi" w:hAnsiTheme="majorBidi" w:cstheme="majorBidi"/>
          <w:color w:val="000000" w:themeColor="text1"/>
        </w:rPr>
        <w:t>student’s</w:t>
      </w:r>
      <w:proofErr w:type="gramEnd"/>
      <w:r w:rsidRPr="00883238">
        <w:rPr>
          <w:rFonts w:asciiTheme="majorBidi" w:hAnsiTheme="majorBidi" w:cstheme="majorBidi"/>
          <w:color w:val="000000" w:themeColor="text1"/>
        </w:rPr>
        <w:t xml:space="preserve"> subject-wise marks and analyzes which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stream they are best suited for. It shows all available paths after Matric —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Pre-Medical, Pre-Engineering, ICS, ICOM, FA, and D.A.</w:t>
      </w:r>
      <w:proofErr w:type="gramStart"/>
      <w:r w:rsidRPr="00883238">
        <w:rPr>
          <w:rFonts w:asciiTheme="majorBidi" w:hAnsiTheme="majorBidi" w:cstheme="majorBidi"/>
          <w:color w:val="000000" w:themeColor="text1"/>
        </w:rPr>
        <w:t>E. —</w:t>
      </w:r>
      <w:proofErr w:type="gramEnd"/>
      <w:r w:rsidRPr="00883238">
        <w:rPr>
          <w:rFonts w:asciiTheme="majorBidi" w:hAnsiTheme="majorBidi" w:cstheme="majorBidi"/>
          <w:color w:val="000000" w:themeColor="text1"/>
        </w:rPr>
        <w:t xml:space="preserve"> and explains what each one leads to in terms of careers and universities.</w:t>
      </w:r>
      <w:ins w:id="5" w:author="Claude" w:date="2025-01-01T00:00:00Z">
        <w:r w:rsidRPr="00883238">
          <w:rPr>
            <w:rFonts w:asciiTheme="majorBidi" w:hAnsiTheme="majorBidi" w:cstheme="majorBidi"/>
            <w:color w:val="000000" w:themeColor="text1"/>
          </w:rPr>
          <w:t xml:space="preserve"> Additionally, TEVTA vocational pathways are presented as a viable alternative for students who may not qualify for or prefer not to pursue an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stream, giving every student at least one structured, employment-oriented route forward.</w:t>
        </w:r>
      </w:ins>
    </w:p>
    <w:p w14:paraId="5A72FD37" w14:textId="77777777" w:rsidR="006E09BD" w:rsidRPr="00883238" w:rsidRDefault="006E09BD" w:rsidP="006E09BD">
      <w:pPr>
        <w:spacing w:after="28"/>
        <w:rPr>
          <w:rFonts w:asciiTheme="majorBidi" w:hAnsiTheme="majorBidi" w:cstheme="majorBidi"/>
          <w:color w:val="000000" w:themeColor="text1"/>
        </w:rPr>
      </w:pPr>
    </w:p>
    <w:p w14:paraId="08691B93" w14:textId="77777777" w:rsidR="006E09BD" w:rsidRPr="00883238" w:rsidRDefault="006E09BD" w:rsidP="006E09BD">
      <w:pPr>
        <w:pStyle w:val="Heading3"/>
        <w:rPr>
          <w:rFonts w:asciiTheme="majorBidi" w:hAnsiTheme="majorBidi" w:cstheme="majorBidi"/>
          <w:color w:val="000000" w:themeColor="text1"/>
        </w:rPr>
      </w:pPr>
      <w:proofErr w:type="spellStart"/>
      <w:r w:rsidRPr="00883238">
        <w:rPr>
          <w:rFonts w:asciiTheme="majorBidi" w:hAnsiTheme="majorBidi" w:cstheme="majorBidi"/>
          <w:bCs/>
          <w:color w:val="000000" w:themeColor="text1"/>
          <w:sz w:val="23"/>
          <w:szCs w:val="23"/>
        </w:rPr>
        <w:t>FSc</w:t>
      </w:r>
      <w:proofErr w:type="spellEnd"/>
      <w:r w:rsidRPr="00883238">
        <w:rPr>
          <w:rFonts w:asciiTheme="majorBidi" w:hAnsiTheme="majorBidi" w:cstheme="majorBidi"/>
          <w:bCs/>
          <w:color w:val="000000" w:themeColor="text1"/>
          <w:sz w:val="23"/>
          <w:szCs w:val="23"/>
        </w:rPr>
        <w:t xml:space="preserve"> Students</w:t>
      </w:r>
    </w:p>
    <w:p w14:paraId="43537BCB"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This is the most important part of the system. The student enters their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marks, entry test score (if taken), budget, and city. The system then shows all career tracks they are eligible for, ranked by fit. For each career track, it shows the required entry test, past cutoff scores, universities the student can get into, and scholarships available to them.</w:t>
      </w:r>
      <w:ins w:id="6" w:author="Claude" w:date="2025-01-01T00:00:00Z">
        <w:r w:rsidRPr="00883238">
          <w:rPr>
            <w:rFonts w:asciiTheme="majorBidi" w:hAnsiTheme="majorBidi" w:cstheme="majorBidi"/>
            <w:color w:val="000000" w:themeColor="text1"/>
          </w:rPr>
          <w:t xml:space="preserve"> Students following transnational education routes — such as A-Levels or Cambridge International — are also supported through a dedicated guidance path that explains HEC equivalency requirements and maps their qualifications to relevant university programs in Pakistan and abroad.</w:t>
        </w:r>
      </w:ins>
    </w:p>
    <w:p w14:paraId="74C0E6B8" w14:textId="77777777" w:rsidR="006E09BD" w:rsidRPr="00883238" w:rsidRDefault="006E09BD" w:rsidP="006E09BD">
      <w:pPr>
        <w:spacing w:after="28"/>
        <w:rPr>
          <w:rFonts w:asciiTheme="majorBidi" w:hAnsiTheme="majorBidi" w:cstheme="majorBidi"/>
          <w:color w:val="000000" w:themeColor="text1"/>
        </w:rPr>
      </w:pPr>
    </w:p>
    <w:p w14:paraId="27602817" w14:textId="77777777" w:rsidR="006E09BD" w:rsidRPr="00883238" w:rsidRDefault="006E09BD" w:rsidP="006E09BD">
      <w:pPr>
        <w:pStyle w:val="Heading3"/>
        <w:rPr>
          <w:rFonts w:asciiTheme="majorBidi" w:hAnsiTheme="majorBidi" w:cstheme="majorBidi"/>
          <w:color w:val="000000" w:themeColor="text1"/>
        </w:rPr>
      </w:pPr>
      <w:r w:rsidRPr="00883238">
        <w:rPr>
          <w:rFonts w:asciiTheme="majorBidi" w:hAnsiTheme="majorBidi" w:cstheme="majorBidi"/>
          <w:bCs/>
          <w:color w:val="000000" w:themeColor="text1"/>
          <w:sz w:val="23"/>
          <w:szCs w:val="23"/>
        </w:rPr>
        <w:lastRenderedPageBreak/>
        <w:t>University Students</w:t>
      </w:r>
    </w:p>
    <w:p w14:paraId="2EEECEF3"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For students already enrolled in a degree, the system maps their program to real career outcomes — showing what jobs their degree leads to, what certifications can strengthen their profile, and what higher education options (MS, MBA) are available.</w:t>
      </w:r>
      <w:ins w:id="7" w:author="Claude" w:date="2025-01-01T00:00:00Z">
        <w:r w:rsidRPr="00883238">
          <w:rPr>
            <w:rFonts w:asciiTheme="majorBidi" w:hAnsiTheme="majorBidi" w:cstheme="majorBidi"/>
            <w:color w:val="000000" w:themeColor="text1"/>
          </w:rPr>
          <w:t xml:space="preserve"> As part of the revised sustainability scope, the platform also guides these students toward free IT courses and certifications (Google Career Certificates, DigiSkills.pk, Coursera) and informs them of postgraduate scholarships — completing the end-to-end journey from Grade 8 to sustainable employment.</w:t>
        </w:r>
      </w:ins>
    </w:p>
    <w:p w14:paraId="1A861CE4" w14:textId="77777777" w:rsidR="006E09BD" w:rsidRPr="00883238" w:rsidRDefault="006E09BD" w:rsidP="006E09BD">
      <w:pPr>
        <w:spacing w:after="42"/>
        <w:rPr>
          <w:rFonts w:asciiTheme="majorBidi" w:hAnsiTheme="majorBidi" w:cstheme="majorBidi"/>
          <w:color w:val="000000" w:themeColor="text1"/>
        </w:rPr>
      </w:pPr>
    </w:p>
    <w:p w14:paraId="2B03A1A1" w14:textId="260F1DCA" w:rsidR="003348A7" w:rsidRPr="00883238" w:rsidRDefault="006E09BD" w:rsidP="006E09BD">
      <w:pPr>
        <w:pStyle w:val="Heading4"/>
        <w:rPr>
          <w:rFonts w:asciiTheme="majorBidi" w:hAnsiTheme="majorBidi" w:cstheme="majorBidi"/>
          <w:b w:val="0"/>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hAnsiTheme="majorBidi" w:cstheme="majorBidi"/>
          <w:color w:val="000000" w:themeColor="text1"/>
          <w:sz w:val="22"/>
          <w:szCs w:val="22"/>
        </w:rPr>
        <w:t>Throughout all levels, the AI chatbot is available to answer any question in Urdu or English — just like talking to a career counselor, but for free.</w:t>
      </w:r>
    </w:p>
    <w:p w14:paraId="402985B3" w14:textId="77777777" w:rsidR="003348A7" w:rsidRPr="00883238" w:rsidRDefault="003348A7" w:rsidP="00973F7D">
      <w:pPr>
        <w:pStyle w:val="Heading4"/>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F8C84" w14:textId="53B99B10" w:rsidR="003348A7" w:rsidRPr="00883238" w:rsidRDefault="361211AE" w:rsidP="003348A7">
      <w:pPr>
        <w:pStyle w:val="Heading4"/>
        <w:rPr>
          <w:rFonts w:asciiTheme="majorBidi" w:eastAsia="Times New Roman" w:hAnsiTheme="majorBidi" w:cstheme="majorBidi"/>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Objectives of the Proposed System:</w:t>
      </w:r>
    </w:p>
    <w:p w14:paraId="56D35206"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To build a free, Pakistan-specific career guidance platform covering Grade 8 through university level</w:t>
      </w:r>
    </w:p>
    <w:p w14:paraId="03FE8A19"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To provide personalized career recommendations based on student marks, interests, financial budget, and city</w:t>
      </w:r>
    </w:p>
    <w:p w14:paraId="5704935C"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To implement an interest and aptitude quiz using the Holland RIASEC model to identify student strengths</w:t>
      </w:r>
    </w:p>
    <w:p w14:paraId="659605B0"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To create a comprehensive database of 100 Pakistani universities with their merit cutoffs, fee structures, and programs</w:t>
      </w:r>
    </w:p>
    <w:p w14:paraId="476525E7"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To build an entry test guide covering MDCAT, ECAT, NTS-NAT, NUMS, and GAT with historical cutoff scores</w:t>
      </w:r>
    </w:p>
    <w:p w14:paraId="0E6BD727"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To compile a scholarship finder covering HEC, PEEF, Ehsaas, and provincial scholarship programs</w:t>
      </w:r>
    </w:p>
    <w:p w14:paraId="5A29AA8A"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To integrate Google Gemini 1.5 Flash as a free AI chatbot that answers student questions in Urdu and English</w:t>
      </w:r>
    </w:p>
    <w:p w14:paraId="0B8052E4"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To support full bilingual (Urdu and English) interaction throughout the platform</w:t>
      </w:r>
    </w:p>
    <w:p w14:paraId="79A475E3"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To deploy the complete system at zero financial cost using free-tier cloud services</w:t>
      </w:r>
    </w:p>
    <w:p w14:paraId="3CCB6353" w14:textId="4E324596" w:rsidR="003348A7"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To build a mobile application (iOS and Android) alongside the web platform for wider reach</w:t>
      </w:r>
    </w:p>
    <w:p w14:paraId="1A440005"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ins w:id="8" w:author="Claude" w:date="2025-01-01T00:00:00Z">
        <w:r w:rsidRPr="00883238">
          <w:rPr>
            <w:rFonts w:asciiTheme="majorBidi" w:hAnsiTheme="majorBidi" w:cstheme="majorBidi"/>
            <w:color w:val="000000" w:themeColor="text1"/>
          </w:rPr>
          <w:t>To integrate the TEVTA vocational program into the guidance framework as a structured pathway for students pursuing technical and vocational education after Matric</w:t>
        </w:r>
      </w:ins>
    </w:p>
    <w:p w14:paraId="1A440006"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ins w:id="9" w:author="Claude" w:date="2025-01-01T00:00:00Z">
        <w:r w:rsidRPr="00883238">
          <w:rPr>
            <w:rFonts w:asciiTheme="majorBidi" w:hAnsiTheme="majorBidi" w:cstheme="majorBidi"/>
            <w:color w:val="000000" w:themeColor="text1"/>
          </w:rPr>
          <w:t>To address transnational education for base degree programs including A-Levels, O-Levels, and internationally recognized qualifications, with guidance on HEC equivalency and pathways to foreign and dual-qualification university programs</w:t>
        </w:r>
      </w:ins>
    </w:p>
    <w:p w14:paraId="1A440007" w14:textId="77777777" w:rsidR="006E09BD" w:rsidRPr="00883238" w:rsidRDefault="006E09BD" w:rsidP="006E09BD">
      <w:pPr>
        <w:pStyle w:val="ListParagraph"/>
        <w:numPr>
          <w:ilvl w:val="0"/>
          <w:numId w:val="61"/>
        </w:numPr>
        <w:spacing w:before="40" w:after="40" w:line="240" w:lineRule="auto"/>
        <w:contextualSpacing w:val="0"/>
        <w:rPr>
          <w:rFonts w:asciiTheme="majorBidi" w:hAnsiTheme="majorBidi" w:cstheme="majorBidi"/>
          <w:color w:val="000000" w:themeColor="text1"/>
        </w:rPr>
      </w:pPr>
      <w:ins w:id="10" w:author="Claude" w:date="2025-01-01T00:00:00Z">
        <w:r w:rsidRPr="00883238">
          <w:rPr>
            <w:rFonts w:asciiTheme="majorBidi" w:hAnsiTheme="majorBidi" w:cstheme="majorBidi"/>
            <w:color w:val="000000" w:themeColor="text1"/>
          </w:rPr>
          <w:t>To extend the platform toward sustainability by covering the complete pathway from Grade 8 to employment, including IT courses, free certifications, and scholarship guidance at every stage of a student’s academic journey</w:t>
        </w:r>
      </w:ins>
    </w:p>
    <w:p w14:paraId="2C16DE68" w14:textId="77777777" w:rsidR="00D93A7D" w:rsidRPr="00883238" w:rsidRDefault="22196EBE" w:rsidP="00973F7D">
      <w:pPr>
        <w:pStyle w:val="Heading3"/>
        <w:widowControl w:val="0"/>
        <w:rPr>
          <w:rFonts w:asciiTheme="majorBidi" w:eastAsia="Times New Roman" w:hAnsiTheme="majorBidi" w:cstheme="majorBidi"/>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1566816204"/>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Scope</w:t>
      </w:r>
      <w:bookmarkEnd w:id="11"/>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FE5ABD" w14:textId="77777777" w:rsidR="006E09BD" w:rsidRPr="00883238" w:rsidRDefault="006E09BD" w:rsidP="006E09BD">
      <w:pPr>
        <w:spacing w:before="60" w:after="100"/>
        <w:jc w:val="both"/>
        <w:rPr>
          <w:rFonts w:asciiTheme="majorBidi" w:hAnsiTheme="majorBidi" w:cstheme="majorBidi"/>
          <w:color w:val="000000" w:themeColor="text1"/>
        </w:rPr>
      </w:pPr>
      <w:bookmarkStart w:id="12" w:name="_Toc1788319821"/>
      <w:r w:rsidRPr="00883238">
        <w:rPr>
          <w:rFonts w:asciiTheme="majorBidi" w:hAnsiTheme="majorBidi" w:cstheme="majorBidi"/>
          <w:color w:val="000000" w:themeColor="text1"/>
        </w:rPr>
        <w:t>Career Counseling AI is a web-based and mobile platform that provides step-by-step career guidance to Pakistani students from Grade 8 to the university level. The platform is designed to be completely free of charge and accessible to any student with a smartphone or computer and an internet connection.</w:t>
      </w:r>
    </w:p>
    <w:p w14:paraId="2BEBBBBC" w14:textId="77777777" w:rsidR="006E09BD" w:rsidRPr="00883238" w:rsidRDefault="006E09BD" w:rsidP="006E09BD">
      <w:pPr>
        <w:spacing w:after="42"/>
        <w:rPr>
          <w:rFonts w:asciiTheme="majorBidi" w:hAnsiTheme="majorBidi" w:cstheme="majorBidi"/>
          <w:color w:val="000000" w:themeColor="text1"/>
        </w:rPr>
      </w:pPr>
    </w:p>
    <w:p w14:paraId="0D8DF08D"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lastRenderedPageBreak/>
        <w:t xml:space="preserve">The system covers all major Pakistani education boards including FBISE, all Punjab BISE boards (Lahore, Gujranwala, Rawalpindi, Faisalabad, Multan, Sahiwal), Sindh, KPK, and </w:t>
      </w:r>
      <w:proofErr w:type="spellStart"/>
      <w:r w:rsidRPr="00883238">
        <w:rPr>
          <w:rFonts w:asciiTheme="majorBidi" w:hAnsiTheme="majorBidi" w:cstheme="majorBidi"/>
          <w:color w:val="000000" w:themeColor="text1"/>
        </w:rPr>
        <w:t>Balochistan</w:t>
      </w:r>
      <w:proofErr w:type="spellEnd"/>
      <w:r w:rsidRPr="00883238">
        <w:rPr>
          <w:rFonts w:asciiTheme="majorBidi" w:hAnsiTheme="majorBidi" w:cstheme="majorBidi"/>
          <w:color w:val="000000" w:themeColor="text1"/>
        </w:rPr>
        <w:t xml:space="preserve">. It handles the complete post-Matric decision process including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streams (Pre-Medical, Pre-Engineering, ICS, ICOM, FA) and D.A.E.</w:t>
      </w:r>
    </w:p>
    <w:p w14:paraId="1A110001" w14:textId="77777777" w:rsidR="006E09BD" w:rsidRPr="00883238" w:rsidRDefault="006E09BD" w:rsidP="006E09BD">
      <w:pPr>
        <w:spacing w:before="60" w:after="100"/>
        <w:jc w:val="both"/>
        <w:rPr>
          <w:rFonts w:asciiTheme="majorBidi" w:hAnsiTheme="majorBidi" w:cstheme="majorBidi"/>
          <w:color w:val="000000" w:themeColor="text1"/>
        </w:rPr>
      </w:pPr>
      <w:ins w:id="13" w:author="Claude" w:date="2025-01-01T00:00:00Z">
        <w:r w:rsidRPr="00883238">
          <w:rPr>
            <w:rFonts w:asciiTheme="majorBidi" w:hAnsiTheme="majorBidi" w:cstheme="majorBidi"/>
            <w:color w:val="000000" w:themeColor="text1"/>
          </w:rPr>
          <w:t>The platform also integrates the TEVTA (Technical Education and Vocational Training Authority) vocational program as part of the proposed framework. Students who are not pursuing traditional academic routes after Matric can be guided toward TEVTA-registered trade courses and vocational certificates, which provide a structured pathway into skilled employment. TEVTA programs are mapped within the guidance engine so that students with lower academic scores or limited financial resources are offered viable vocational alternatives alongside conventional degree pathways.</w:t>
        </w:r>
      </w:ins>
    </w:p>
    <w:p w14:paraId="19520154" w14:textId="77777777" w:rsidR="006E09BD" w:rsidRPr="00883238" w:rsidRDefault="006E09BD" w:rsidP="006E09BD">
      <w:pPr>
        <w:spacing w:after="42"/>
        <w:rPr>
          <w:rFonts w:asciiTheme="majorBidi" w:hAnsiTheme="majorBidi" w:cstheme="majorBidi"/>
          <w:color w:val="000000" w:themeColor="text1"/>
        </w:rPr>
      </w:pPr>
    </w:p>
    <w:p w14:paraId="7A09BE84"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platform covers all major entry tests in Pakistan: MDCAT (medicine), ECAT (engineering), NTS-NAT (general university), NUMS (military medical), and GAT (postgraduate). It maps each test to the careers it unlocks and provides historical cutoff scores to help students set realistic targets.</w:t>
      </w:r>
    </w:p>
    <w:p w14:paraId="2BEBBB01" w14:textId="77777777" w:rsidR="006E09BD" w:rsidRPr="00883238" w:rsidRDefault="006E09BD" w:rsidP="006E09BD">
      <w:pPr>
        <w:spacing w:after="42"/>
        <w:rPr>
          <w:rFonts w:asciiTheme="majorBidi" w:hAnsiTheme="majorBidi" w:cstheme="majorBidi"/>
          <w:color w:val="000000" w:themeColor="text1"/>
        </w:rPr>
      </w:pPr>
    </w:p>
    <w:p w14:paraId="1A220002" w14:textId="77777777" w:rsidR="006E09BD" w:rsidRPr="00883238" w:rsidRDefault="006E09BD" w:rsidP="006E09BD">
      <w:pPr>
        <w:spacing w:before="60" w:after="100"/>
        <w:jc w:val="both"/>
        <w:rPr>
          <w:rFonts w:asciiTheme="majorBidi" w:hAnsiTheme="majorBidi" w:cstheme="majorBidi"/>
          <w:color w:val="000000" w:themeColor="text1"/>
        </w:rPr>
      </w:pPr>
      <w:ins w:id="14" w:author="Claude" w:date="2025-01-01T00:00:00Z">
        <w:r w:rsidRPr="00883238">
          <w:rPr>
            <w:rFonts w:asciiTheme="majorBidi" w:hAnsiTheme="majorBidi" w:cstheme="majorBidi"/>
            <w:color w:val="000000" w:themeColor="text1"/>
          </w:rPr>
          <w:t>Transnational education for base degree programs is also addressed and integrated into the project scope. The platform includes a dedicated section covering internationally recognized base degree qualifications — such as A-Levels, O-Levels, and Cambridge International programs — that are pursued by students in Pakistan before proceeding to foreign universities or dual-qualification programs. Students following transnational pathways are guided on equivalency requirements, recognition by HEC Pakistan, and how these qualifications map to admission in top international universities as well as Pakistani institutions accepting foreign credentials.</w:t>
        </w:r>
      </w:ins>
    </w:p>
    <w:p w14:paraId="62DEC756" w14:textId="77777777" w:rsidR="006E09BD" w:rsidRPr="00883238" w:rsidRDefault="006E09BD" w:rsidP="006E09BD">
      <w:pPr>
        <w:spacing w:after="42"/>
        <w:rPr>
          <w:rFonts w:asciiTheme="majorBidi" w:hAnsiTheme="majorBidi" w:cstheme="majorBidi"/>
          <w:color w:val="000000" w:themeColor="text1"/>
        </w:rPr>
      </w:pPr>
    </w:p>
    <w:p w14:paraId="179211F9"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university recommender covers 100 HEC-recognized universities and matches them to each student based on their marks, budget, and location. The scholarship finder covers 50 to 80 scholarship programs including HEC need-based, PEEF, Ehsaas Scholarship, and provincial schemes.</w:t>
      </w:r>
    </w:p>
    <w:p w14:paraId="1A330003" w14:textId="77777777" w:rsidR="006E09BD" w:rsidRPr="00883238" w:rsidRDefault="006E09BD" w:rsidP="006E09BD">
      <w:pPr>
        <w:spacing w:after="42"/>
        <w:rPr>
          <w:rFonts w:asciiTheme="majorBidi" w:hAnsiTheme="majorBidi" w:cstheme="majorBidi"/>
          <w:color w:val="000000" w:themeColor="text1"/>
        </w:rPr>
      </w:pPr>
    </w:p>
    <w:p w14:paraId="1A330004" w14:textId="77777777" w:rsidR="006E09BD" w:rsidRPr="00883238" w:rsidRDefault="006E09BD" w:rsidP="006E09BD">
      <w:pPr>
        <w:spacing w:before="60" w:after="100"/>
        <w:jc w:val="both"/>
        <w:rPr>
          <w:rFonts w:asciiTheme="majorBidi" w:hAnsiTheme="majorBidi" w:cstheme="majorBidi"/>
          <w:color w:val="000000" w:themeColor="text1"/>
        </w:rPr>
      </w:pPr>
      <w:ins w:id="15" w:author="Claude" w:date="2025-01-01T00:00:00Z">
        <w:r w:rsidRPr="00883238">
          <w:rPr>
            <w:rFonts w:asciiTheme="majorBidi" w:hAnsiTheme="majorBidi" w:cstheme="majorBidi"/>
            <w:color w:val="000000" w:themeColor="text1"/>
          </w:rPr>
          <w:t>The concept is extended toward sustainability by covering the complete pathway from Grade 8 all the way through to employment. The platform does not stop at university admission — it continues to support students through degree completion, job market preparation, and career entry. This includes a curated guide to IT courses and technology certifications (such as Google Career Certificates, DigiSkills.pk courses, and Coursera programs) that are available free of charge and directly increase student employability in Pakistan’s growing digital economy. The scholarship finder is also expanded to include merit-based, need-based, and skill-based scholarships available at every stage from secondary school through postgraduate study, ensuring that financial barriers do not interrupt a student’s progression from Grade 8 to sustainable employment.</w:t>
        </w:r>
      </w:ins>
    </w:p>
    <w:p w14:paraId="59C84E3A" w14:textId="77777777" w:rsidR="006E09BD" w:rsidRPr="00883238" w:rsidRDefault="006E09BD" w:rsidP="006E09BD">
      <w:pPr>
        <w:spacing w:after="42"/>
        <w:rPr>
          <w:rFonts w:asciiTheme="majorBidi" w:hAnsiTheme="majorBidi" w:cstheme="majorBidi"/>
          <w:color w:val="000000" w:themeColor="text1"/>
        </w:rPr>
      </w:pPr>
    </w:p>
    <w:p w14:paraId="4C1A238D" w14:textId="746DFFED" w:rsidR="004012CC" w:rsidRPr="00883238" w:rsidRDefault="006E09BD" w:rsidP="006E09BD">
      <w:pPr>
        <w:pStyle w:val="Heading3"/>
        <w:widowControl w:val="0"/>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hAnsiTheme="majorBidi" w:cstheme="majorBidi"/>
          <w:color w:val="000000" w:themeColor="text1"/>
          <w:sz w:val="22"/>
          <w:szCs w:val="22"/>
        </w:rPr>
        <w:t>The AI chatbot is powered by Google Gemini 1.5 Flash, which provides one million free tokens per day — enough to serve thousands of student queries daily without any cost. The chatbot answers in both Urdu and English and is guided by a comprehensive knowledge base written by the project team.</w:t>
      </w:r>
    </w:p>
    <w:p w14:paraId="4B3E0F6E" w14:textId="7D15E5B4" w:rsidR="00D93A7D" w:rsidRPr="00883238" w:rsidRDefault="22196EBE" w:rsidP="00973F7D">
      <w:pPr>
        <w:pStyle w:val="Heading3"/>
        <w:widowControl w:val="0"/>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Modules</w:t>
      </w:r>
      <w:bookmarkEnd w:id="12"/>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B79BD9E" w14:textId="77777777" w:rsidR="006E09BD" w:rsidRPr="00883238" w:rsidRDefault="006E09BD" w:rsidP="006E09BD">
      <w:pPr>
        <w:spacing w:before="60" w:after="100"/>
        <w:rPr>
          <w:rFonts w:asciiTheme="majorBidi" w:hAnsiTheme="majorBidi" w:cstheme="majorBidi"/>
          <w:color w:val="000000" w:themeColor="text1"/>
        </w:rPr>
      </w:pPr>
      <w:bookmarkStart w:id="16" w:name="_Toc834389665"/>
      <w:r w:rsidRPr="00883238">
        <w:rPr>
          <w:rFonts w:asciiTheme="majorBidi" w:hAnsiTheme="majorBidi" w:cstheme="majorBidi"/>
          <w:color w:val="000000" w:themeColor="text1"/>
        </w:rPr>
        <w:t>The platform is divided into ten modules. Each module handles a specific part of the student's career journey.</w:t>
      </w:r>
    </w:p>
    <w:p w14:paraId="786C1184" w14:textId="77777777" w:rsidR="006E09BD" w:rsidRPr="00883238" w:rsidRDefault="006E09BD" w:rsidP="006E09BD">
      <w:pPr>
        <w:spacing w:after="42"/>
        <w:rPr>
          <w:rFonts w:asciiTheme="majorBidi" w:hAnsiTheme="majorBidi" w:cstheme="majorBidi"/>
          <w:color w:val="000000" w:themeColor="text1"/>
        </w:rPr>
      </w:pPr>
    </w:p>
    <w:p w14:paraId="64E8DADB"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1. User Module</w:t>
      </w:r>
    </w:p>
    <w:p w14:paraId="5420DE98"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Student registration and login using Firebase Authentication</w:t>
      </w:r>
    </w:p>
    <w:p w14:paraId="0C0861A9"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Student profile setup: grade level, marks, city, budget, interests</w:t>
      </w:r>
    </w:p>
    <w:p w14:paraId="38974E36"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Urdu and English language toggle available throughout the platform</w:t>
      </w:r>
    </w:p>
    <w:p w14:paraId="1FA041D7"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Personal dashboard showing completed steps and upcoming actions</w:t>
      </w:r>
    </w:p>
    <w:p w14:paraId="620A8EE0" w14:textId="77777777" w:rsidR="006E09BD" w:rsidRPr="00883238" w:rsidRDefault="006E09BD" w:rsidP="006E09BD">
      <w:pPr>
        <w:spacing w:after="42"/>
        <w:rPr>
          <w:rFonts w:asciiTheme="majorBidi" w:hAnsiTheme="majorBidi" w:cstheme="majorBidi"/>
          <w:color w:val="000000" w:themeColor="text1"/>
        </w:rPr>
      </w:pPr>
    </w:p>
    <w:p w14:paraId="4A1802F0"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2. Interest and Aptitude Quiz Module</w:t>
      </w:r>
    </w:p>
    <w:p w14:paraId="163589AE"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A 30-question quiz based on the Holland RIASEC model (public domain)</w:t>
      </w:r>
    </w:p>
    <w:p w14:paraId="1EEF9F8C"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Maps student to one of six career clusters: Realistic, Investigative, Artistic, Social, Enterprising, Conventional</w:t>
      </w:r>
    </w:p>
    <w:p w14:paraId="69C86E56"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Quiz result is combined with academic marks to produce career recommendations</w:t>
      </w:r>
    </w:p>
    <w:p w14:paraId="493DC716"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Results are saved to the student's profile and used across all modules</w:t>
      </w:r>
    </w:p>
    <w:p w14:paraId="620B7BC5" w14:textId="77777777" w:rsidR="006E09BD" w:rsidRPr="00883238" w:rsidRDefault="006E09BD" w:rsidP="006E09BD">
      <w:pPr>
        <w:spacing w:after="42"/>
        <w:rPr>
          <w:rFonts w:asciiTheme="majorBidi" w:hAnsiTheme="majorBidi" w:cstheme="majorBidi"/>
          <w:color w:val="000000" w:themeColor="text1"/>
        </w:rPr>
      </w:pPr>
    </w:p>
    <w:p w14:paraId="6D981A2B"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3. Grade 8 Guidance Module</w:t>
      </w:r>
    </w:p>
    <w:p w14:paraId="7F30C925"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 xml:space="preserve">Analyzes current subject grades and quiz </w:t>
      </w:r>
      <w:proofErr w:type="gramStart"/>
      <w:r w:rsidRPr="00883238">
        <w:rPr>
          <w:rFonts w:asciiTheme="majorBidi" w:hAnsiTheme="majorBidi" w:cstheme="majorBidi"/>
          <w:color w:val="000000" w:themeColor="text1"/>
        </w:rPr>
        <w:t>result</w:t>
      </w:r>
      <w:proofErr w:type="gramEnd"/>
    </w:p>
    <w:p w14:paraId="0DA19571"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Recommends Science, Arts, or Commerce group for Matric</w:t>
      </w:r>
    </w:p>
    <w:p w14:paraId="0AEED36A"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Explains what each subject means for future careers</w:t>
      </w:r>
    </w:p>
    <w:p w14:paraId="0731484D"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Rule-based logic — no external dataset required</w:t>
      </w:r>
    </w:p>
    <w:p w14:paraId="08AF6DB2" w14:textId="77777777" w:rsidR="006E09BD" w:rsidRPr="00883238" w:rsidRDefault="006E09BD" w:rsidP="006E09BD">
      <w:pPr>
        <w:spacing w:after="42"/>
        <w:rPr>
          <w:rFonts w:asciiTheme="majorBidi" w:hAnsiTheme="majorBidi" w:cstheme="majorBidi"/>
          <w:color w:val="000000" w:themeColor="text1"/>
        </w:rPr>
      </w:pPr>
    </w:p>
    <w:p w14:paraId="4D0FF039"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4. Matric Guidance Module</w:t>
      </w:r>
    </w:p>
    <w:p w14:paraId="777F9B23"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Student enters subject-wise Matric marks or expected marks</w:t>
      </w:r>
    </w:p>
    <w:p w14:paraId="756F8526"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System identifies strong and weak subjects using BISE aggregate thresholds</w:t>
      </w:r>
    </w:p>
    <w:p w14:paraId="5253F153"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 xml:space="preserve">Shows all available post-Matric paths and what each </w:t>
      </w:r>
      <w:proofErr w:type="gramStart"/>
      <w:r w:rsidRPr="00883238">
        <w:rPr>
          <w:rFonts w:asciiTheme="majorBidi" w:hAnsiTheme="majorBidi" w:cstheme="majorBidi"/>
          <w:color w:val="000000" w:themeColor="text1"/>
        </w:rPr>
        <w:t>leads</w:t>
      </w:r>
      <w:proofErr w:type="gramEnd"/>
      <w:r w:rsidRPr="00883238">
        <w:rPr>
          <w:rFonts w:asciiTheme="majorBidi" w:hAnsiTheme="majorBidi" w:cstheme="majorBidi"/>
          <w:color w:val="000000" w:themeColor="text1"/>
        </w:rPr>
        <w:t xml:space="preserve"> to</w:t>
      </w:r>
    </w:p>
    <w:p w14:paraId="795DD3FE"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 xml:space="preserve">Gives a clear warning if current marks make a specific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stream unrealistic</w:t>
      </w:r>
    </w:p>
    <w:p w14:paraId="1F9AA51F" w14:textId="77777777" w:rsidR="006E09BD" w:rsidRPr="00883238" w:rsidRDefault="006E09BD" w:rsidP="006E09BD">
      <w:pPr>
        <w:spacing w:after="42"/>
        <w:rPr>
          <w:rFonts w:asciiTheme="majorBidi" w:hAnsiTheme="majorBidi" w:cstheme="majorBidi"/>
          <w:color w:val="000000" w:themeColor="text1"/>
        </w:rPr>
      </w:pPr>
    </w:p>
    <w:p w14:paraId="0ABD54D5"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 xml:space="preserve">5. </w:t>
      </w:r>
      <w:proofErr w:type="spellStart"/>
      <w:r w:rsidRPr="00883238">
        <w:rPr>
          <w:rFonts w:asciiTheme="majorBidi" w:hAnsiTheme="majorBidi" w:cstheme="majorBidi"/>
          <w:bCs/>
          <w:color w:val="000000" w:themeColor="text1"/>
          <w:sz w:val="25"/>
          <w:szCs w:val="25"/>
        </w:rPr>
        <w:t>FSc</w:t>
      </w:r>
      <w:proofErr w:type="spellEnd"/>
      <w:r w:rsidRPr="00883238">
        <w:rPr>
          <w:rFonts w:asciiTheme="majorBidi" w:hAnsiTheme="majorBidi" w:cstheme="majorBidi"/>
          <w:bCs/>
          <w:color w:val="000000" w:themeColor="text1"/>
          <w:sz w:val="25"/>
          <w:szCs w:val="25"/>
        </w:rPr>
        <w:t xml:space="preserve"> Career Mapping Module</w:t>
      </w:r>
    </w:p>
    <w:p w14:paraId="1C6C1632"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proofErr w:type="gramStart"/>
      <w:r w:rsidRPr="00883238">
        <w:rPr>
          <w:rFonts w:asciiTheme="majorBidi" w:hAnsiTheme="majorBidi" w:cstheme="majorBidi"/>
          <w:color w:val="000000" w:themeColor="text1"/>
        </w:rPr>
        <w:t>Student enters</w:t>
      </w:r>
      <w:proofErr w:type="gramEnd"/>
      <w:r w:rsidRPr="00883238">
        <w:rPr>
          <w:rFonts w:asciiTheme="majorBidi" w:hAnsiTheme="majorBidi" w:cstheme="majorBidi"/>
          <w:color w:val="000000" w:themeColor="text1"/>
        </w:rPr>
        <w:t xml:space="preserve">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percentage, entry test score, budget, and city</w:t>
      </w:r>
    </w:p>
    <w:p w14:paraId="799C3315"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System shows all career tracks the student is eligible for, ranked by match score</w:t>
      </w:r>
    </w:p>
    <w:p w14:paraId="7860B24C"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For each career track: required entry test, historical cutoff scores, eligible universities, available scholarships</w:t>
      </w:r>
    </w:p>
    <w:p w14:paraId="30A50F9C"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Entry test guide covers MDCAT, ECAT, NTS-NAT, NUMS, and GAT with syllabus and past cutoffs</w:t>
      </w:r>
    </w:p>
    <w:p w14:paraId="4754B335" w14:textId="77777777" w:rsidR="006E09BD" w:rsidRPr="00883238" w:rsidRDefault="006E09BD" w:rsidP="006E09BD">
      <w:pPr>
        <w:spacing w:after="42"/>
        <w:rPr>
          <w:rFonts w:asciiTheme="majorBidi" w:hAnsiTheme="majorBidi" w:cstheme="majorBidi"/>
          <w:color w:val="000000" w:themeColor="text1"/>
        </w:rPr>
      </w:pPr>
    </w:p>
    <w:p w14:paraId="176BC270"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6. University and Scholarship Module</w:t>
      </w:r>
    </w:p>
    <w:p w14:paraId="1C0EEF6C"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University recommender matches student to universities based on marks, budget, and city</w:t>
      </w:r>
    </w:p>
    <w:p w14:paraId="0403C693"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Database covers 100 HEC-recognized public and private universities</w:t>
      </w:r>
    </w:p>
    <w:p w14:paraId="1FE59BB1"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lastRenderedPageBreak/>
        <w:t>Each university entry shows: HEC ranking, programs, fee per year, last merit cutoff, hostel availability, city</w:t>
      </w:r>
    </w:p>
    <w:p w14:paraId="4692A82C"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Side-by-side university comparison tool for up to three universities</w:t>
      </w:r>
    </w:p>
    <w:p w14:paraId="034A75C8"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City-wise map shows universities and programs available near the student's location</w:t>
      </w:r>
    </w:p>
    <w:p w14:paraId="5A952C4E"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Scholarship finder covers HEC, PEEF, Ehsaas, and provincial programs — with eligibility, amount, deadline, and application link</w:t>
      </w:r>
    </w:p>
    <w:p w14:paraId="27D1A473" w14:textId="77777777" w:rsidR="006E09BD" w:rsidRPr="00883238" w:rsidRDefault="006E09BD" w:rsidP="006E09BD">
      <w:pPr>
        <w:spacing w:after="42"/>
        <w:rPr>
          <w:rFonts w:asciiTheme="majorBidi" w:hAnsiTheme="majorBidi" w:cstheme="majorBidi"/>
          <w:color w:val="000000" w:themeColor="text1"/>
        </w:rPr>
      </w:pPr>
    </w:p>
    <w:p w14:paraId="309EA0C7"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7. AI Career Advisor Chatbot Module</w:t>
      </w:r>
    </w:p>
    <w:p w14:paraId="508AB354"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Powered by Google Gemini 1.5 Flash — one million free tokens per day</w:t>
      </w:r>
    </w:p>
    <w:p w14:paraId="740E90D4"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Answers student questions in Urdu or English in a conversational way</w:t>
      </w:r>
    </w:p>
    <w:p w14:paraId="6DD703C2"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 xml:space="preserve">Guided by a </w:t>
      </w:r>
      <w:proofErr w:type="gramStart"/>
      <w:r w:rsidRPr="00883238">
        <w:rPr>
          <w:rFonts w:asciiTheme="majorBidi" w:hAnsiTheme="majorBidi" w:cstheme="majorBidi"/>
          <w:color w:val="000000" w:themeColor="text1"/>
        </w:rPr>
        <w:t>4,000 to 5,000 word</w:t>
      </w:r>
      <w:proofErr w:type="gramEnd"/>
      <w:r w:rsidRPr="00883238">
        <w:rPr>
          <w:rFonts w:asciiTheme="majorBidi" w:hAnsiTheme="majorBidi" w:cstheme="majorBidi"/>
          <w:color w:val="000000" w:themeColor="text1"/>
        </w:rPr>
        <w:t xml:space="preserve"> knowledge base covering all career tracks, entry tests, universities, and scholarships</w:t>
      </w:r>
    </w:p>
    <w:p w14:paraId="6CB8154C"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Acts as a 24/7 free career counselor for every student on the platform</w:t>
      </w:r>
    </w:p>
    <w:p w14:paraId="6D15ED22" w14:textId="77777777" w:rsidR="006E09BD" w:rsidRPr="00883238" w:rsidRDefault="006E09BD" w:rsidP="006E09BD">
      <w:pPr>
        <w:spacing w:after="42"/>
        <w:rPr>
          <w:rFonts w:asciiTheme="majorBidi" w:hAnsiTheme="majorBidi" w:cstheme="majorBidi"/>
          <w:color w:val="000000" w:themeColor="text1"/>
        </w:rPr>
      </w:pPr>
    </w:p>
    <w:p w14:paraId="7D371A2C"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8. University Student Module</w:t>
      </w:r>
    </w:p>
    <w:p w14:paraId="45F40EAF"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For students already enrolled in a degree program</w:t>
      </w:r>
    </w:p>
    <w:p w14:paraId="3EE41D6D"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proofErr w:type="gramStart"/>
      <w:r w:rsidRPr="00883238">
        <w:rPr>
          <w:rFonts w:asciiTheme="majorBidi" w:hAnsiTheme="majorBidi" w:cstheme="majorBidi"/>
          <w:color w:val="000000" w:themeColor="text1"/>
        </w:rPr>
        <w:t>Maps</w:t>
      </w:r>
      <w:proofErr w:type="gramEnd"/>
      <w:r w:rsidRPr="00883238">
        <w:rPr>
          <w:rFonts w:asciiTheme="majorBidi" w:hAnsiTheme="majorBidi" w:cstheme="majorBidi"/>
          <w:color w:val="000000" w:themeColor="text1"/>
        </w:rPr>
        <w:t xml:space="preserve"> their degree </w:t>
      </w:r>
      <w:proofErr w:type="gramStart"/>
      <w:r w:rsidRPr="00883238">
        <w:rPr>
          <w:rFonts w:asciiTheme="majorBidi" w:hAnsiTheme="majorBidi" w:cstheme="majorBidi"/>
          <w:color w:val="000000" w:themeColor="text1"/>
        </w:rPr>
        <w:t>to</w:t>
      </w:r>
      <w:proofErr w:type="gramEnd"/>
      <w:r w:rsidRPr="00883238">
        <w:rPr>
          <w:rFonts w:asciiTheme="majorBidi" w:hAnsiTheme="majorBidi" w:cstheme="majorBidi"/>
          <w:color w:val="000000" w:themeColor="text1"/>
        </w:rPr>
        <w:t xml:space="preserve"> career outcomes: job titles, salary ranges, top hiring sectors</w:t>
      </w:r>
    </w:p>
    <w:p w14:paraId="5049ADDF"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Recommends free online certifications from DigiSkills.pk, Google Career Certificates, and Coursera</w:t>
      </w:r>
    </w:p>
    <w:p w14:paraId="35A02498"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Shows postgraduate options (MS, MBA, LLM) with scholarship pathways</w:t>
      </w:r>
    </w:p>
    <w:p w14:paraId="5BA8BA3A" w14:textId="77777777" w:rsidR="006E09BD" w:rsidRPr="00883238" w:rsidRDefault="006E09BD" w:rsidP="006E09BD">
      <w:pPr>
        <w:spacing w:after="42"/>
        <w:rPr>
          <w:rFonts w:asciiTheme="majorBidi" w:hAnsiTheme="majorBidi" w:cstheme="majorBidi"/>
          <w:color w:val="000000" w:themeColor="text1"/>
        </w:rPr>
      </w:pPr>
    </w:p>
    <w:p w14:paraId="72FD2932"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9. Progress Tracker and Dashboard Module</w:t>
      </w:r>
    </w:p>
    <w:p w14:paraId="7522531B"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Visual roadmap showing the student's journey from current grade to university</w:t>
      </w:r>
    </w:p>
    <w:p w14:paraId="40DB1B09"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Checklist of completed steps and upcoming milestones</w:t>
      </w:r>
    </w:p>
    <w:p w14:paraId="30A8F539"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Deadline reminders for entry test registration and university applications</w:t>
      </w:r>
    </w:p>
    <w:p w14:paraId="5CD45416"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Saves all results and recommendations to the student's profile</w:t>
      </w:r>
    </w:p>
    <w:p w14:paraId="58AABBAA" w14:textId="77777777" w:rsidR="006E09BD" w:rsidRPr="00883238" w:rsidRDefault="006E09BD" w:rsidP="006E09BD">
      <w:pPr>
        <w:spacing w:after="42"/>
        <w:rPr>
          <w:rFonts w:asciiTheme="majorBidi" w:hAnsiTheme="majorBidi" w:cstheme="majorBidi"/>
          <w:color w:val="000000" w:themeColor="text1"/>
        </w:rPr>
      </w:pPr>
    </w:p>
    <w:p w14:paraId="28EE4346"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10. Admin Module</w:t>
      </w:r>
    </w:p>
    <w:p w14:paraId="57979817"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Admin panel for managing and updating university data, scholarship entries, and cutoff scores</w:t>
      </w:r>
    </w:p>
    <w:p w14:paraId="6DB28504" w14:textId="77777777" w:rsidR="006E09BD"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Update interface for annual data refresh (merit lists, scholarship deadlines, fee changes)</w:t>
      </w:r>
    </w:p>
    <w:p w14:paraId="50F4D937" w14:textId="29866DFE" w:rsidR="003348A7" w:rsidRPr="00883238" w:rsidRDefault="006E09BD" w:rsidP="006E09BD">
      <w:pPr>
        <w:pStyle w:val="ListParagraph"/>
        <w:numPr>
          <w:ilvl w:val="0"/>
          <w:numId w:val="48"/>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Basic usage analytics: number of active users, most-searched careers, most-viewed universities</w:t>
      </w:r>
    </w:p>
    <w:p w14:paraId="32D69FCA" w14:textId="388917AD" w:rsidR="00337B6B" w:rsidRPr="00883238" w:rsidRDefault="22196EBE" w:rsidP="00973F7D">
      <w:pPr>
        <w:pStyle w:val="Heading3"/>
        <w:widowControl w:val="0"/>
        <w:rPr>
          <w:rFonts w:asciiTheme="majorBidi" w:eastAsia="Times New Roman" w:hAnsiTheme="majorBidi" w:cstheme="majorBidi"/>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System Limitations/Constraints</w:t>
      </w:r>
      <w:bookmarkEnd w:id="16"/>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C2A2C7" w14:textId="77777777" w:rsidR="006E09BD" w:rsidRPr="00883238" w:rsidRDefault="006E09BD" w:rsidP="006E09BD">
      <w:pPr>
        <w:pStyle w:val="Heading2"/>
        <w:rPr>
          <w:rFonts w:asciiTheme="majorBidi" w:hAnsiTheme="majorBidi" w:cstheme="majorBidi"/>
          <w:color w:val="000000" w:themeColor="text1"/>
        </w:rPr>
      </w:pPr>
      <w:bookmarkStart w:id="17" w:name="_Toc1746903386"/>
      <w:r w:rsidRPr="00883238">
        <w:rPr>
          <w:rFonts w:asciiTheme="majorBidi" w:hAnsiTheme="majorBidi" w:cstheme="majorBidi"/>
          <w:bCs/>
          <w:color w:val="000000" w:themeColor="text1"/>
          <w:sz w:val="25"/>
          <w:szCs w:val="25"/>
        </w:rPr>
        <w:t>1. Internet Dependency</w:t>
      </w:r>
    </w:p>
    <w:p w14:paraId="15EB78F3"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platform requires an active internet connection to function. The AI chatbot and real-time features will not work offline. Students in areas with poor connectivity may experience delays.</w:t>
      </w:r>
    </w:p>
    <w:p w14:paraId="058BAECA" w14:textId="77777777" w:rsidR="006E09BD" w:rsidRPr="00883238" w:rsidRDefault="006E09BD" w:rsidP="006E09BD">
      <w:pPr>
        <w:spacing w:after="42"/>
        <w:rPr>
          <w:rFonts w:asciiTheme="majorBidi" w:hAnsiTheme="majorBidi" w:cstheme="majorBidi"/>
          <w:color w:val="000000" w:themeColor="text1"/>
        </w:rPr>
      </w:pPr>
    </w:p>
    <w:p w14:paraId="5ABD2AD0"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lastRenderedPageBreak/>
        <w:t>2. AI Model Limitations</w:t>
      </w:r>
    </w:p>
    <w:p w14:paraId="26204694"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The Gemini AI chatbot gives guidance based on the </w:t>
      </w:r>
      <w:proofErr w:type="gramStart"/>
      <w:r w:rsidRPr="00883238">
        <w:rPr>
          <w:rFonts w:asciiTheme="majorBidi" w:hAnsiTheme="majorBidi" w:cstheme="majorBidi"/>
          <w:color w:val="000000" w:themeColor="text1"/>
        </w:rPr>
        <w:t>knowledge base</w:t>
      </w:r>
      <w:proofErr w:type="gramEnd"/>
      <w:r w:rsidRPr="00883238">
        <w:rPr>
          <w:rFonts w:asciiTheme="majorBidi" w:hAnsiTheme="majorBidi" w:cstheme="majorBidi"/>
          <w:color w:val="000000" w:themeColor="text1"/>
        </w:rPr>
        <w:t xml:space="preserve"> provided to it. It is not a licensed mental health professional or an official admissions advisor. All recommendations should be treated as helpful suggestions, not guaranteed outcomes. Students should verify final admission details directly with universities.</w:t>
      </w:r>
    </w:p>
    <w:p w14:paraId="3F406D83" w14:textId="77777777" w:rsidR="006E09BD" w:rsidRPr="00883238" w:rsidRDefault="006E09BD" w:rsidP="006E09BD">
      <w:pPr>
        <w:spacing w:after="42"/>
        <w:rPr>
          <w:rFonts w:asciiTheme="majorBidi" w:hAnsiTheme="majorBidi" w:cstheme="majorBidi"/>
          <w:color w:val="000000" w:themeColor="text1"/>
        </w:rPr>
      </w:pPr>
    </w:p>
    <w:p w14:paraId="25B61AF3"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3. Data Freshness</w:t>
      </w:r>
    </w:p>
    <w:p w14:paraId="5634A661"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University merit cutoffs, fee structures, and scholarship deadlines change every year. The project team will update the database once per year before the admissions season. Between updates, some figures may be slightly out of date. Each data entry is labeled with the year it was last verified.</w:t>
      </w:r>
    </w:p>
    <w:p w14:paraId="3CDFC9BB" w14:textId="77777777" w:rsidR="006E09BD" w:rsidRPr="00883238" w:rsidRDefault="006E09BD" w:rsidP="006E09BD">
      <w:pPr>
        <w:spacing w:after="42"/>
        <w:rPr>
          <w:rFonts w:asciiTheme="majorBidi" w:hAnsiTheme="majorBidi" w:cstheme="majorBidi"/>
          <w:color w:val="000000" w:themeColor="text1"/>
        </w:rPr>
      </w:pPr>
    </w:p>
    <w:p w14:paraId="704AD363"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4. User Input Dependency</w:t>
      </w:r>
    </w:p>
    <w:p w14:paraId="019C6F9C"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accuracy of career recommendations depends on students entering honest and accurate information about their marks, budget, and interests. If a student enters wrong marks or skips the interest quiz, the recommendations may not be as accurate.</w:t>
      </w:r>
    </w:p>
    <w:p w14:paraId="697263D9" w14:textId="77777777" w:rsidR="006E09BD" w:rsidRPr="00883238" w:rsidRDefault="006E09BD" w:rsidP="006E09BD">
      <w:pPr>
        <w:spacing w:after="42"/>
        <w:rPr>
          <w:rFonts w:asciiTheme="majorBidi" w:hAnsiTheme="majorBidi" w:cstheme="majorBidi"/>
          <w:color w:val="000000" w:themeColor="text1"/>
        </w:rPr>
      </w:pPr>
    </w:p>
    <w:p w14:paraId="646D742B"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5. Gemini API Free Tier Limit</w:t>
      </w:r>
    </w:p>
    <w:p w14:paraId="560E6FFC"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Google Gemini 1.5 Flash provides one million tokens per day for free. This is enough to handle approximately 10,000 student queries per day. If the platform grows beyond this scale, the team will implement query </w:t>
      </w:r>
      <w:proofErr w:type="gramStart"/>
      <w:r w:rsidRPr="00883238">
        <w:rPr>
          <w:rFonts w:asciiTheme="majorBidi" w:hAnsiTheme="majorBidi" w:cstheme="majorBidi"/>
          <w:color w:val="000000" w:themeColor="text1"/>
        </w:rPr>
        <w:t>caching</w:t>
      </w:r>
      <w:proofErr w:type="gramEnd"/>
      <w:r w:rsidRPr="00883238">
        <w:rPr>
          <w:rFonts w:asciiTheme="majorBidi" w:hAnsiTheme="majorBidi" w:cstheme="majorBidi"/>
          <w:color w:val="000000" w:themeColor="text1"/>
        </w:rPr>
        <w:t xml:space="preserve"> and session rate-limiting to stay within the free tier.</w:t>
      </w:r>
    </w:p>
    <w:p w14:paraId="02EAF2A3" w14:textId="77777777" w:rsidR="006E09BD" w:rsidRPr="00883238" w:rsidRDefault="006E09BD" w:rsidP="006E09BD">
      <w:pPr>
        <w:spacing w:after="42"/>
        <w:rPr>
          <w:rFonts w:asciiTheme="majorBidi" w:hAnsiTheme="majorBidi" w:cstheme="majorBidi"/>
          <w:color w:val="000000" w:themeColor="text1"/>
        </w:rPr>
      </w:pPr>
    </w:p>
    <w:p w14:paraId="0A6B13C3"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6. Urdu Language Variability</w:t>
      </w:r>
    </w:p>
    <w:p w14:paraId="48E1CA54"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Urdu interface uses standard written Urdu. Regional dialects and informal spellings may sometimes cause the AI chatbot to misunderstand a question. Students are encouraged to use simple, clear language when typing in Urdu.</w:t>
      </w:r>
    </w:p>
    <w:p w14:paraId="191BC29D" w14:textId="77777777" w:rsidR="006E09BD" w:rsidRPr="00883238" w:rsidRDefault="006E09BD" w:rsidP="006E09BD">
      <w:pPr>
        <w:spacing w:after="42"/>
        <w:rPr>
          <w:rFonts w:asciiTheme="majorBidi" w:hAnsiTheme="majorBidi" w:cstheme="majorBidi"/>
          <w:color w:val="000000" w:themeColor="text1"/>
        </w:rPr>
      </w:pPr>
    </w:p>
    <w:p w14:paraId="5905BDE0"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7. Not a Replacement for Professional Counseling</w:t>
      </w:r>
    </w:p>
    <w:p w14:paraId="4C522718"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This platform is a decision support tool. It provides information and </w:t>
      </w:r>
      <w:proofErr w:type="gramStart"/>
      <w:r w:rsidRPr="00883238">
        <w:rPr>
          <w:rFonts w:asciiTheme="majorBidi" w:hAnsiTheme="majorBidi" w:cstheme="majorBidi"/>
          <w:color w:val="000000" w:themeColor="text1"/>
        </w:rPr>
        <w:t>guidance</w:t>
      </w:r>
      <w:proofErr w:type="gramEnd"/>
      <w:r w:rsidRPr="00883238">
        <w:rPr>
          <w:rFonts w:asciiTheme="majorBidi" w:hAnsiTheme="majorBidi" w:cstheme="majorBidi"/>
          <w:color w:val="000000" w:themeColor="text1"/>
        </w:rPr>
        <w:t xml:space="preserve"> but it does not replace a qualified career counselor, university admissions officer, or teacher. For complex personal situations, students should consult a human professional.</w:t>
      </w:r>
    </w:p>
    <w:p w14:paraId="06B2B311" w14:textId="77777777" w:rsidR="006E09BD" w:rsidRPr="00883238" w:rsidRDefault="006E09BD" w:rsidP="006E09BD">
      <w:pPr>
        <w:spacing w:after="42"/>
        <w:rPr>
          <w:rFonts w:asciiTheme="majorBidi" w:hAnsiTheme="majorBidi" w:cstheme="majorBidi"/>
          <w:color w:val="000000" w:themeColor="text1"/>
        </w:rPr>
      </w:pPr>
    </w:p>
    <w:p w14:paraId="108C4382"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lastRenderedPageBreak/>
        <w:t>8. Hardware Requirements</w:t>
      </w:r>
    </w:p>
    <w:p w14:paraId="75CF897B" w14:textId="77777777" w:rsidR="006E09BD" w:rsidRPr="00883238" w:rsidRDefault="006E09BD" w:rsidP="006E09BD">
      <w:pPr>
        <w:pStyle w:val="Heading3"/>
        <w:widowControl w:val="0"/>
        <w:rPr>
          <w:rFonts w:asciiTheme="majorBidi" w:hAnsiTheme="majorBidi" w:cstheme="majorBidi"/>
          <w:b w:val="0"/>
          <w:bCs/>
          <w:color w:val="000000" w:themeColor="text1"/>
          <w:sz w:val="22"/>
          <w:szCs w:val="22"/>
        </w:rPr>
      </w:pPr>
      <w:r w:rsidRPr="00883238">
        <w:rPr>
          <w:rFonts w:asciiTheme="majorBidi" w:hAnsiTheme="majorBidi" w:cstheme="majorBidi"/>
          <w:b w:val="0"/>
          <w:bCs/>
          <w:color w:val="000000" w:themeColor="text1"/>
          <w:sz w:val="22"/>
          <w:szCs w:val="22"/>
        </w:rPr>
        <w:t>The web platform works on any modern browser and does not require special hardware. The mobile app requires a smartphone running iOS 12 or Android 8 or later. No camera or microphone access is required.</w:t>
      </w:r>
    </w:p>
    <w:p w14:paraId="2EC18DEB" w14:textId="25BD9A27" w:rsidR="00D93A7D" w:rsidRPr="00883238" w:rsidRDefault="22196EBE" w:rsidP="006E09BD">
      <w:pPr>
        <w:pStyle w:val="Heading3"/>
        <w:widowControl w:val="0"/>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Data Gathering Approach</w:t>
      </w:r>
      <w:bookmarkEnd w:id="17"/>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047E45"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All data used by this platform is gathered from free, publicly available sources or built manually by the project team. No paid datasets or paid APIs are used. The following approach is followed for each type of data required:</w:t>
      </w:r>
    </w:p>
    <w:p w14:paraId="126CE91F" w14:textId="77777777" w:rsidR="006E09BD" w:rsidRPr="00883238" w:rsidRDefault="006E09BD" w:rsidP="006E09BD">
      <w:pPr>
        <w:spacing w:after="42"/>
        <w:rPr>
          <w:rFonts w:asciiTheme="majorBidi" w:hAnsiTheme="majorBidi" w:cstheme="majorBidi"/>
          <w:color w:val="000000" w:themeColor="text1"/>
        </w:rPr>
      </w:pPr>
    </w:p>
    <w:p w14:paraId="77380BBF"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1. University Merit and Fee Database</w:t>
      </w:r>
    </w:p>
    <w:p w14:paraId="3C279526"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Higher Education Commission (HEC) Pakistan publishes a full list of recognized universities on its website at hec.gov.pk. This list is freely accessible and forms the starting point of the university database. For each university, the project team visits the university's official admissions page to collect fee per year, last merit cutoff score (2022, 2023, 2024), available programs, hostel availability, and city location. This data is entered into a structured spreadsheet and exported as a JSON file for use in the application. The process takes approximately two to three days and is repeated once per year before the admissions season.</w:t>
      </w:r>
    </w:p>
    <w:p w14:paraId="5591A8E5" w14:textId="77777777" w:rsidR="006E09BD" w:rsidRPr="00883238" w:rsidRDefault="006E09BD" w:rsidP="006E09BD">
      <w:pPr>
        <w:spacing w:after="42"/>
        <w:rPr>
          <w:rFonts w:asciiTheme="majorBidi" w:hAnsiTheme="majorBidi" w:cstheme="majorBidi"/>
          <w:color w:val="000000" w:themeColor="text1"/>
        </w:rPr>
      </w:pPr>
    </w:p>
    <w:p w14:paraId="50094E14"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2. Entry Test Cutoff History</w:t>
      </w:r>
    </w:p>
    <w:p w14:paraId="10053CE5"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University of Health Sciences (UHS) publishes MDCAT result booklets annually on its website. The National Testing Service (NTS) publishes NAT result reports. ETEA publishes engineering entry test results for KPK. NUMS publishes medical entry test cutoffs. All of these are freely available as PDF downloads. The team manually extracts cutoff scores for the years 2018 to 2024 and stores them in a structured format. This process takes approximately one day.</w:t>
      </w:r>
    </w:p>
    <w:p w14:paraId="33FDD8AF" w14:textId="77777777" w:rsidR="006E09BD" w:rsidRPr="00883238" w:rsidRDefault="006E09BD" w:rsidP="006E09BD">
      <w:pPr>
        <w:spacing w:after="42"/>
        <w:rPr>
          <w:rFonts w:asciiTheme="majorBidi" w:hAnsiTheme="majorBidi" w:cstheme="majorBidi"/>
          <w:color w:val="000000" w:themeColor="text1"/>
        </w:rPr>
      </w:pPr>
    </w:p>
    <w:p w14:paraId="2C6E93F5"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3. Scholarship Information</w:t>
      </w:r>
    </w:p>
    <w:p w14:paraId="292EE470"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The HEC scholarship portal lists all federal scholarship programs including need-based and merit-based awards. PEEF (Punjab Educational Endowment Fund) lists provincial scholarships on its official website. The Ehsaas Scholarship program information is available through the Benazir Income Support </w:t>
      </w:r>
      <w:proofErr w:type="spellStart"/>
      <w:r w:rsidRPr="00883238">
        <w:rPr>
          <w:rFonts w:asciiTheme="majorBidi" w:hAnsiTheme="majorBidi" w:cstheme="majorBidi"/>
          <w:color w:val="000000" w:themeColor="text1"/>
        </w:rPr>
        <w:t>Programme</w:t>
      </w:r>
      <w:proofErr w:type="spellEnd"/>
      <w:r w:rsidRPr="00883238">
        <w:rPr>
          <w:rFonts w:asciiTheme="majorBidi" w:hAnsiTheme="majorBidi" w:cstheme="majorBidi"/>
          <w:color w:val="000000" w:themeColor="text1"/>
        </w:rPr>
        <w:t xml:space="preserve"> website. The team compiles 50 to 80 scholarship entries including eligibility criteria, award amount, application deadline, and direct application link. This is updated once per year.</w:t>
      </w:r>
    </w:p>
    <w:p w14:paraId="06FE6CA4" w14:textId="77777777" w:rsidR="006E09BD" w:rsidRPr="00883238" w:rsidRDefault="006E09BD" w:rsidP="006E09BD">
      <w:pPr>
        <w:spacing w:after="42"/>
        <w:rPr>
          <w:rFonts w:asciiTheme="majorBidi" w:hAnsiTheme="majorBidi" w:cstheme="majorBidi"/>
          <w:color w:val="000000" w:themeColor="text1"/>
        </w:rPr>
      </w:pPr>
    </w:p>
    <w:p w14:paraId="699A7BC9"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4. BISE Result Statistics</w:t>
      </w:r>
    </w:p>
    <w:p w14:paraId="668BAE4D"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The Board of Intermediate and Secondary Education (BISE) boards in Punjab — including Gujranwala, Lahore, Rawalpindi, Faisalabad, Multan, and Sahiwal — publish annual result gazettes as PDFs on their official websites. The team extracts subject-wise aggregate threshold data from these documents to power the Matric marks </w:t>
      </w:r>
      <w:proofErr w:type="spellStart"/>
      <w:r w:rsidRPr="00883238">
        <w:rPr>
          <w:rFonts w:asciiTheme="majorBidi" w:hAnsiTheme="majorBidi" w:cstheme="majorBidi"/>
          <w:color w:val="000000" w:themeColor="text1"/>
        </w:rPr>
        <w:t>analyser</w:t>
      </w:r>
      <w:proofErr w:type="spellEnd"/>
      <w:r w:rsidRPr="00883238">
        <w:rPr>
          <w:rFonts w:asciiTheme="majorBidi" w:hAnsiTheme="majorBidi" w:cstheme="majorBidi"/>
          <w:color w:val="000000" w:themeColor="text1"/>
        </w:rPr>
        <w:t xml:space="preserve"> module. This process takes approximately four hours.</w:t>
      </w:r>
    </w:p>
    <w:p w14:paraId="17AAA979" w14:textId="77777777" w:rsidR="006E09BD" w:rsidRPr="00883238" w:rsidRDefault="006E09BD" w:rsidP="006E09BD">
      <w:pPr>
        <w:spacing w:after="42"/>
        <w:rPr>
          <w:rFonts w:asciiTheme="majorBidi" w:hAnsiTheme="majorBidi" w:cstheme="majorBidi"/>
          <w:color w:val="000000" w:themeColor="text1"/>
        </w:rPr>
      </w:pPr>
    </w:p>
    <w:p w14:paraId="09345735"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lastRenderedPageBreak/>
        <w:t>5. Pakistan Curriculum Structure</w:t>
      </w:r>
    </w:p>
    <w:p w14:paraId="38025456"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The Federal Board of Intermediate and Secondary Education (FBISE) and the Punjab Curriculum and Textbook Board publish full curriculum documents on their official websites. These documents describe the subjects, streams, and programs available at each level. The team reads these documents to understand the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Pre-Medical, Pre-Engineering, ICS, ICOM, FA, and DAE streams and codes this knowledge into the guidance modules.</w:t>
      </w:r>
    </w:p>
    <w:p w14:paraId="4C6A370A" w14:textId="77777777" w:rsidR="006E09BD" w:rsidRPr="00883238" w:rsidRDefault="006E09BD" w:rsidP="006E09BD">
      <w:pPr>
        <w:spacing w:after="42"/>
        <w:rPr>
          <w:rFonts w:asciiTheme="majorBidi" w:hAnsiTheme="majorBidi" w:cstheme="majorBidi"/>
          <w:color w:val="000000" w:themeColor="text1"/>
        </w:rPr>
      </w:pPr>
    </w:p>
    <w:p w14:paraId="21CE65A2"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6. Holland RIASEC Model</w:t>
      </w:r>
    </w:p>
    <w:p w14:paraId="061DBA04"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Holland RIASEC model is a well-known psychology framework for career counseling. It is in the public domain and does not require any license or payment. The model divides people into six career personality types: Realistic, Investigative, Artistic, Social, Enterprising, and Conventional. The team writes 30 quiz questions based on this model and manually maps each career type to relevant Pakistani career tracks.</w:t>
      </w:r>
    </w:p>
    <w:p w14:paraId="3D75EDD7" w14:textId="77777777" w:rsidR="006E09BD" w:rsidRPr="00883238" w:rsidRDefault="006E09BD" w:rsidP="006E09BD">
      <w:pPr>
        <w:spacing w:after="42"/>
        <w:rPr>
          <w:rFonts w:asciiTheme="majorBidi" w:hAnsiTheme="majorBidi" w:cstheme="majorBidi"/>
          <w:color w:val="000000" w:themeColor="text1"/>
        </w:rPr>
      </w:pPr>
    </w:p>
    <w:p w14:paraId="70322865"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7. Free Online Courses and Certifications</w:t>
      </w:r>
    </w:p>
    <w:p w14:paraId="4F449BFB"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DigiSkills.pk is a government initiative that lists free online courses for Pakistani students. Google Career Certificates are freely available through Google's online platform. Coursera allows free audit access to most courses. The team compiles a list of 40 to 60 relevant free certifications across fields such as IT, business, healthcare, and education. This list is manually updated twice per year.</w:t>
      </w:r>
    </w:p>
    <w:p w14:paraId="1620DE9A" w14:textId="77777777" w:rsidR="006E09BD" w:rsidRPr="00883238" w:rsidRDefault="006E09BD" w:rsidP="006E09BD">
      <w:pPr>
        <w:spacing w:after="42"/>
        <w:rPr>
          <w:rFonts w:asciiTheme="majorBidi" w:hAnsiTheme="majorBidi" w:cstheme="majorBidi"/>
          <w:color w:val="000000" w:themeColor="text1"/>
        </w:rPr>
      </w:pPr>
    </w:p>
    <w:p w14:paraId="06087B70"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8. AI Chatbot Knowledge Base</w:t>
      </w:r>
    </w:p>
    <w:p w14:paraId="0E7421BA"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AI chatbot does not require a training dataset. Instead, it is powered by a detailed system prompt — a structured document written by the project team. This document is 4,000 to 5,000 words long and covers all career tracks, entry test requirements, university tiers, scholarship programs, and grade-level decision frameworks specific to Pakistan. Writing this knowledge base takes approximately two days. It is the most important content asset of the entire platform and is updated once per year.</w:t>
      </w:r>
    </w:p>
    <w:p w14:paraId="183E8C3A" w14:textId="77777777" w:rsidR="006E09BD" w:rsidRPr="00883238" w:rsidRDefault="006E09BD" w:rsidP="006E09BD">
      <w:pPr>
        <w:spacing w:after="42"/>
        <w:rPr>
          <w:rFonts w:asciiTheme="majorBidi" w:hAnsiTheme="majorBidi" w:cstheme="majorBidi"/>
          <w:color w:val="000000" w:themeColor="text1"/>
        </w:rPr>
      </w:pPr>
    </w:p>
    <w:p w14:paraId="329654A1"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9. Expert Consultation</w:t>
      </w:r>
    </w:p>
    <w:p w14:paraId="4C3969DF" w14:textId="77777777" w:rsidR="006E09BD" w:rsidRPr="00883238" w:rsidRDefault="006E09BD" w:rsidP="006E09BD">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The team conducts consultations with teachers, school career advisors, and university admissions staff to validate the platform's guidance logic. These consultations are done via phone or WhatsApp and are free of charge. Expert feedback is used to improve the accuracy of career recommendations and the quality of the chatbot's knowledge base.</w:t>
      </w:r>
    </w:p>
    <w:p w14:paraId="519F717E" w14:textId="77777777" w:rsidR="006E09BD" w:rsidRPr="00883238" w:rsidRDefault="006E09BD" w:rsidP="006E09BD">
      <w:pPr>
        <w:spacing w:after="42"/>
        <w:rPr>
          <w:rFonts w:asciiTheme="majorBidi" w:hAnsiTheme="majorBidi" w:cstheme="majorBidi"/>
          <w:color w:val="000000" w:themeColor="text1"/>
        </w:rPr>
      </w:pPr>
    </w:p>
    <w:p w14:paraId="6CD1D4AC" w14:textId="77777777" w:rsidR="006E09BD" w:rsidRPr="00883238" w:rsidRDefault="006E09BD" w:rsidP="006E09BD">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10. Student Surveys</w:t>
      </w:r>
    </w:p>
    <w:p w14:paraId="470206D3" w14:textId="48D8CBE3" w:rsidR="00583F6E" w:rsidRPr="00883238" w:rsidRDefault="006E09BD" w:rsidP="006E09BD">
      <w:pPr>
        <w:widowControl w:val="0"/>
        <w:numPr>
          <w:ilvl w:val="0"/>
          <w:numId w:val="58"/>
        </w:numPr>
        <w:pBdr>
          <w:top w:val="nil"/>
          <w:left w:val="nil"/>
          <w:bottom w:val="nil"/>
          <w:right w:val="nil"/>
          <w:between w:val="nil"/>
        </w:pBdr>
        <w:spacing w:before="239" w:line="229" w:lineRule="auto"/>
        <w:ind w:right="1"/>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hAnsiTheme="majorBidi" w:cstheme="majorBidi"/>
          <w:color w:val="000000" w:themeColor="text1"/>
        </w:rPr>
        <w:t xml:space="preserve">A short Google Form survey is distributed through school and college WhatsApp groups in Gujranwala and Lahore. The survey collects information about common career confusion points, questions students wish they had answers to, and their comfort level with Urdu versus English </w:t>
      </w:r>
      <w:r w:rsidRPr="00883238">
        <w:rPr>
          <w:rFonts w:asciiTheme="majorBidi" w:hAnsiTheme="majorBidi" w:cstheme="majorBidi"/>
          <w:color w:val="000000" w:themeColor="text1"/>
        </w:rPr>
        <w:lastRenderedPageBreak/>
        <w:t>interfaces. Target: 200 responses. This survey is free to distribute and takes approximately one week to collect responses.</w:t>
      </w:r>
    </w:p>
    <w:p w14:paraId="2F3CC5DF" w14:textId="5B39E442" w:rsidR="00DD2170" w:rsidRPr="00883238" w:rsidRDefault="00DD2170" w:rsidP="00973F7D">
      <w:pPr>
        <w:widowControl w:val="0"/>
        <w:pBdr>
          <w:top w:val="nil"/>
          <w:left w:val="nil"/>
          <w:bottom w:val="nil"/>
          <w:right w:val="nil"/>
          <w:between w:val="nil"/>
        </w:pBdr>
        <w:spacing w:before="239" w:line="229" w:lineRule="auto"/>
        <w:ind w:left="3" w:right="1" w:firstLine="7"/>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E310A9" w14:textId="57DC0871" w:rsidR="00D93A7D" w:rsidRPr="00883238" w:rsidRDefault="22196EBE" w:rsidP="00973F7D">
      <w:pPr>
        <w:pStyle w:val="Heading3"/>
        <w:widowControl w:val="0"/>
        <w:rPr>
          <w:rFonts w:asciiTheme="majorBidi" w:eastAsia="Times New Roman" w:hAnsiTheme="majorBidi" w:cstheme="majorBidi"/>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1491603433"/>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Tools and Technologies</w:t>
      </w:r>
      <w:bookmarkEnd w:id="18"/>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4200"/>
      </w:tblGrid>
      <w:tr w:rsidR="003E050B" w:rsidRPr="00883238" w14:paraId="1DF1BC02"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77111903"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65F98A17"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Technology</w:t>
            </w:r>
          </w:p>
        </w:tc>
        <w:tc>
          <w:tcPr>
            <w:tcW w:w="420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313373E4"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Purpose</w:t>
            </w:r>
          </w:p>
        </w:tc>
      </w:tr>
      <w:tr w:rsidR="003E050B" w:rsidRPr="00883238" w14:paraId="453D8E2F"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DC66BD2"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Frontend (Web)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02341FD"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React.js + Tailwind CSS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3A75391"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Build the user interface for the web platform — student dashboard, chatbot, forms, and university search</w:t>
            </w:r>
          </w:p>
        </w:tc>
      </w:tr>
      <w:tr w:rsidR="003E050B" w:rsidRPr="00883238" w14:paraId="668F8738"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658476DD"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Mobile App</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25D0FBAA" w14:textId="5AD0F14E"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 xml:space="preserve">React Native </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5D537A81"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Build the iOS and Android mobile application using the same codebase as the web frontend</w:t>
            </w:r>
          </w:p>
        </w:tc>
      </w:tr>
      <w:tr w:rsidR="003E050B" w:rsidRPr="00883238" w14:paraId="296DFEC1"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B435FD0"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Backend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2BF7AB0"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Node.js + Express.js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6D2A0C2"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 xml:space="preserve">Handle server-side logic, manage API calls to Gemini and </w:t>
            </w:r>
            <w:proofErr w:type="spellStart"/>
            <w:r w:rsidRPr="00883238">
              <w:rPr>
                <w:rFonts w:asciiTheme="majorBidi" w:hAnsiTheme="majorBidi" w:cstheme="majorBidi"/>
                <w:color w:val="000000" w:themeColor="text1"/>
                <w:sz w:val="20"/>
                <w:szCs w:val="20"/>
              </w:rPr>
              <w:t>Supabase</w:t>
            </w:r>
            <w:proofErr w:type="spellEnd"/>
            <w:r w:rsidRPr="00883238">
              <w:rPr>
                <w:rFonts w:asciiTheme="majorBidi" w:hAnsiTheme="majorBidi" w:cstheme="majorBidi"/>
                <w:color w:val="000000" w:themeColor="text1"/>
                <w:sz w:val="20"/>
                <w:szCs w:val="20"/>
              </w:rPr>
              <w:t>, and serve the application</w:t>
            </w:r>
          </w:p>
        </w:tc>
      </w:tr>
      <w:tr w:rsidR="003E050B" w:rsidRPr="00883238" w14:paraId="5508AE0A"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7BD30881"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AI Chatbot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69FA2742"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Google Gemini 1.5 Flash API</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3CC10C7B"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Power the AI career advisor chatbot — 1 million free tokens per day</w:t>
            </w:r>
          </w:p>
        </w:tc>
      </w:tr>
      <w:tr w:rsidR="003E050B" w:rsidRPr="00883238" w14:paraId="341F61F6"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90989ED"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Database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DFD3034" w14:textId="77777777" w:rsidR="006E09BD" w:rsidRPr="00883238" w:rsidRDefault="006E09BD" w:rsidP="000303F3">
            <w:pPr>
              <w:rPr>
                <w:rFonts w:asciiTheme="majorBidi" w:hAnsiTheme="majorBidi" w:cstheme="majorBidi"/>
                <w:color w:val="000000" w:themeColor="text1"/>
              </w:rPr>
            </w:pPr>
            <w:proofErr w:type="spellStart"/>
            <w:r w:rsidRPr="00883238">
              <w:rPr>
                <w:rFonts w:asciiTheme="majorBidi" w:hAnsiTheme="majorBidi" w:cstheme="majorBidi"/>
                <w:color w:val="000000" w:themeColor="text1"/>
                <w:sz w:val="20"/>
                <w:szCs w:val="20"/>
              </w:rPr>
              <w:t>Supabase</w:t>
            </w:r>
            <w:proofErr w:type="spellEnd"/>
            <w:r w:rsidRPr="00883238">
              <w:rPr>
                <w:rFonts w:asciiTheme="majorBidi" w:hAnsiTheme="majorBidi" w:cstheme="majorBidi"/>
                <w:color w:val="000000" w:themeColor="text1"/>
                <w:sz w:val="20"/>
                <w:szCs w:val="20"/>
              </w:rPr>
              <w:t xml:space="preserve"> (PostgreSQL)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52EEBF8"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Store student profiles, university data, scholarship entries, and quiz results — 500 MB free tier</w:t>
            </w:r>
          </w:p>
        </w:tc>
      </w:tr>
      <w:tr w:rsidR="003E050B" w:rsidRPr="00883238" w14:paraId="35F74D06"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32FDDE2E"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Authentication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50414CF2" w14:textId="5374FBB4" w:rsidR="006E09BD" w:rsidRPr="00883238" w:rsidRDefault="003E050B"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JWT Authentication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7431CFA1" w14:textId="49E912DD"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 xml:space="preserve">Handle student registration and login securely </w:t>
            </w:r>
          </w:p>
        </w:tc>
      </w:tr>
      <w:tr w:rsidR="003E050B" w:rsidRPr="00883238" w14:paraId="513F5982"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B52AAA1"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Hosting (Web)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D68DF51" w14:textId="77777777" w:rsidR="006E09BD" w:rsidRPr="00883238" w:rsidRDefault="006E09BD" w:rsidP="000303F3">
            <w:pPr>
              <w:rPr>
                <w:rFonts w:asciiTheme="majorBidi" w:hAnsiTheme="majorBidi" w:cstheme="majorBidi"/>
                <w:color w:val="000000" w:themeColor="text1"/>
              </w:rPr>
            </w:pPr>
            <w:proofErr w:type="spellStart"/>
            <w:r w:rsidRPr="00883238">
              <w:rPr>
                <w:rFonts w:asciiTheme="majorBidi" w:hAnsiTheme="majorBidi" w:cstheme="majorBidi"/>
                <w:color w:val="000000" w:themeColor="text1"/>
                <w:sz w:val="20"/>
                <w:szCs w:val="20"/>
              </w:rPr>
              <w:t>Vercel</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B4C17F2"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Deploy and host the web application — 100 GB bandwidth per month free</w:t>
            </w:r>
          </w:p>
        </w:tc>
      </w:tr>
      <w:tr w:rsidR="003E050B" w:rsidRPr="00883238" w14:paraId="435CBA65"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0659ABB8"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Mobile Publishing</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391D5D01"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Expo EAS Build</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3685BAD1"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Build and publish the mobile app to iOS App Store and Google Play — free for open source</w:t>
            </w:r>
          </w:p>
        </w:tc>
      </w:tr>
      <w:tr w:rsidR="003E050B" w:rsidRPr="00883238" w14:paraId="3F9F3C1C"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7677FB2"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Language Support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89AA2AF"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react-i18next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F5FF74E"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Implement full Urdu and English bilingual support throughout the platform</w:t>
            </w:r>
          </w:p>
        </w:tc>
      </w:tr>
      <w:tr w:rsidR="003E050B" w:rsidRPr="00883238" w14:paraId="784B17C9"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5AD1D0AB"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Natural Language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3E3F0970"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Gemini API (Urdu capable)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1359D4F3"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Process Urdu and English text input in the chatbot with no extra library needed</w:t>
            </w:r>
          </w:p>
        </w:tc>
      </w:tr>
      <w:tr w:rsidR="003E050B" w:rsidRPr="00883238" w14:paraId="3D98E9F3"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3DC6BFC"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Version Control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A278706"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Git + GitHub</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973E15A"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Manage source code, track changes, and enable team collaboration — free</w:t>
            </w:r>
          </w:p>
        </w:tc>
      </w:tr>
      <w:tr w:rsidR="003E050B" w:rsidRPr="00883238" w14:paraId="301676C1"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2E53E838"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API Communication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6400771F"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RESTful APIs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00E6C4BF"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 xml:space="preserve">Connect the frontend with backend services, Gemini API, and </w:t>
            </w:r>
            <w:proofErr w:type="spellStart"/>
            <w:r w:rsidRPr="00883238">
              <w:rPr>
                <w:rFonts w:asciiTheme="majorBidi" w:hAnsiTheme="majorBidi" w:cstheme="majorBidi"/>
                <w:color w:val="000000" w:themeColor="text1"/>
                <w:sz w:val="20"/>
                <w:szCs w:val="20"/>
              </w:rPr>
              <w:t>Supabase</w:t>
            </w:r>
            <w:proofErr w:type="spellEnd"/>
            <w:r w:rsidRPr="00883238">
              <w:rPr>
                <w:rFonts w:asciiTheme="majorBidi" w:hAnsiTheme="majorBidi" w:cstheme="majorBidi"/>
                <w:color w:val="000000" w:themeColor="text1"/>
                <w:sz w:val="20"/>
                <w:szCs w:val="20"/>
              </w:rPr>
              <w:t xml:space="preserve"> database</w:t>
            </w:r>
          </w:p>
        </w:tc>
      </w:tr>
      <w:tr w:rsidR="003E050B" w:rsidRPr="00883238" w14:paraId="033D8213"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8D699C3"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Data Format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BD5B668"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JSON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0C3666F"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Store and serve all structured data (university DB, scholarships, cutoffs) in lightweight JSON format</w:t>
            </w:r>
          </w:p>
        </w:tc>
      </w:tr>
    </w:tbl>
    <w:p w14:paraId="22A2B706" w14:textId="77777777" w:rsidR="00D93A7D" w:rsidRPr="00883238" w:rsidRDefault="00D93A7D" w:rsidP="00973F7D">
      <w:pPr>
        <w:widowControl w:val="0"/>
        <w:pBdr>
          <w:top w:val="nil"/>
          <w:left w:val="nil"/>
          <w:bottom w:val="nil"/>
          <w:right w:val="nil"/>
          <w:between w:val="nil"/>
        </w:pBd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42C8E" w14:textId="77777777" w:rsidR="00D93A7D" w:rsidRPr="00883238" w:rsidRDefault="00D93A7D" w:rsidP="00973F7D">
      <w:pPr>
        <w:widowControl w:val="0"/>
        <w:pBdr>
          <w:top w:val="nil"/>
          <w:left w:val="nil"/>
          <w:bottom w:val="nil"/>
          <w:right w:val="nil"/>
          <w:between w:val="nil"/>
        </w:pBd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3E3973" w14:textId="77777777" w:rsidR="00D93A7D" w:rsidRPr="00883238" w:rsidRDefault="22196EBE" w:rsidP="00973F7D">
      <w:pPr>
        <w:pStyle w:val="Heading3"/>
        <w:widowControl w:val="0"/>
        <w:rPr>
          <w:rFonts w:asciiTheme="majorBidi" w:eastAsia="Times New Roman" w:hAnsiTheme="majorBidi" w:cstheme="majorBidi"/>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809847161"/>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 Project Stakeholders and Roles</w:t>
      </w:r>
      <w:bookmarkEnd w:id="19"/>
    </w:p>
    <w:tbl>
      <w:tblPr>
        <w:tblStyle w:val="a2"/>
        <w:tblW w:w="9524" w:type="dxa"/>
        <w:tblInd w:w="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9"/>
        <w:gridCol w:w="7725"/>
      </w:tblGrid>
      <w:tr w:rsidR="00D93A7D" w:rsidRPr="00883238" w14:paraId="5EFBD3B0" w14:textId="77777777">
        <w:trPr>
          <w:trHeight w:val="561"/>
        </w:trPr>
        <w:tc>
          <w:tcPr>
            <w:tcW w:w="1799" w:type="dxa"/>
            <w:tcMar>
              <w:top w:w="100" w:type="dxa"/>
              <w:left w:w="100" w:type="dxa"/>
              <w:bottom w:w="100" w:type="dxa"/>
              <w:right w:w="100" w:type="dxa"/>
            </w:tcMar>
          </w:tcPr>
          <w:p w14:paraId="152EBFE8" w14:textId="77777777" w:rsidR="00D93A7D" w:rsidRPr="00883238" w:rsidRDefault="00F4509D" w:rsidP="00973F7D">
            <w:pPr>
              <w:widowControl w:val="0"/>
              <w:pBdr>
                <w:top w:val="nil"/>
                <w:left w:val="nil"/>
                <w:bottom w:val="nil"/>
                <w:right w:val="nil"/>
                <w:between w:val="nil"/>
              </w:pBdr>
              <w:spacing w:line="240" w:lineRule="auto"/>
              <w:ind w:right="407"/>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p>
          <w:p w14:paraId="3D84D390" w14:textId="77777777" w:rsidR="00D93A7D" w:rsidRPr="00883238" w:rsidRDefault="00F4509D" w:rsidP="00973F7D">
            <w:pPr>
              <w:widowControl w:val="0"/>
              <w:pBdr>
                <w:top w:val="nil"/>
                <w:left w:val="nil"/>
                <w:bottom w:val="nil"/>
                <w:right w:val="nil"/>
                <w:between w:val="nil"/>
              </w:pBdr>
              <w:spacing w:line="240" w:lineRule="auto"/>
              <w:ind w:right="419"/>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Sponsor</w:t>
            </w:r>
          </w:p>
        </w:tc>
        <w:tc>
          <w:tcPr>
            <w:tcW w:w="7724" w:type="dxa"/>
            <w:tcMar>
              <w:top w:w="100" w:type="dxa"/>
              <w:left w:w="100" w:type="dxa"/>
              <w:bottom w:w="100" w:type="dxa"/>
              <w:right w:w="100" w:type="dxa"/>
            </w:tcMar>
          </w:tcPr>
          <w:p w14:paraId="2BB52291" w14:textId="77777777" w:rsidR="00D93A7D" w:rsidRPr="00883238" w:rsidRDefault="00F4509D" w:rsidP="00973F7D">
            <w:pPr>
              <w:widowControl w:val="0"/>
              <w:pBdr>
                <w:top w:val="nil"/>
                <w:left w:val="nil"/>
                <w:bottom w:val="nil"/>
                <w:right w:val="nil"/>
                <w:between w:val="nil"/>
              </w:pBdr>
              <w:spacing w:line="240" w:lineRule="auto"/>
              <w:ind w:left="274"/>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Air University Islamabad</w:t>
            </w:r>
          </w:p>
        </w:tc>
      </w:tr>
    </w:tbl>
    <w:p w14:paraId="7DF4FDEC" w14:textId="77777777" w:rsidR="00D93A7D" w:rsidRPr="00883238" w:rsidRDefault="00D93A7D" w:rsidP="00973F7D">
      <w:pPr>
        <w:widowControl w:val="0"/>
        <w:pBdr>
          <w:top w:val="nil"/>
          <w:left w:val="nil"/>
          <w:bottom w:val="nil"/>
          <w:right w:val="nil"/>
          <w:between w:val="nil"/>
        </w:pBd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E31A8" w14:textId="77777777" w:rsidR="00D93A7D" w:rsidRPr="00883238" w:rsidRDefault="00D93A7D" w:rsidP="00973F7D">
      <w:pPr>
        <w:widowControl w:val="0"/>
        <w:pBdr>
          <w:top w:val="nil"/>
          <w:left w:val="nil"/>
          <w:bottom w:val="nil"/>
          <w:right w:val="nil"/>
          <w:between w:val="nil"/>
        </w:pBd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3DBAA" w14:textId="5C51C5AD" w:rsidR="00D93A7D" w:rsidRPr="00883238" w:rsidRDefault="00D93A7D" w:rsidP="00973F7D">
      <w:pPr>
        <w:widowControl w:val="0"/>
        <w:pBdr>
          <w:top w:val="nil"/>
          <w:left w:val="nil"/>
          <w:bottom w:val="nil"/>
          <w:right w:val="nil"/>
          <w:between w:val="nil"/>
        </w:pBdr>
        <w:spacing w:line="240" w:lineRule="auto"/>
        <w:rPr>
          <w:rFonts w:asciiTheme="majorBidi" w:eastAsia="Times" w:hAnsiTheme="majorBidi" w:cstheme="majorBidi"/>
          <w:i/>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a3"/>
        <w:tblW w:w="9524" w:type="dxa"/>
        <w:tblInd w:w="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9"/>
        <w:gridCol w:w="7725"/>
      </w:tblGrid>
      <w:tr w:rsidR="00D93A7D" w:rsidRPr="00883238" w14:paraId="69009FB3" w14:textId="77777777">
        <w:trPr>
          <w:trHeight w:val="1416"/>
        </w:trPr>
        <w:tc>
          <w:tcPr>
            <w:tcW w:w="1799" w:type="dxa"/>
            <w:tcMar>
              <w:top w:w="100" w:type="dxa"/>
              <w:left w:w="100" w:type="dxa"/>
              <w:bottom w:w="100" w:type="dxa"/>
              <w:right w:w="100" w:type="dxa"/>
            </w:tcMar>
          </w:tcPr>
          <w:p w14:paraId="368ED63C" w14:textId="77777777" w:rsidR="00D93A7D" w:rsidRPr="00883238" w:rsidRDefault="00F4509D" w:rsidP="00973F7D">
            <w:pPr>
              <w:widowControl w:val="0"/>
              <w:pBdr>
                <w:top w:val="nil"/>
                <w:left w:val="nil"/>
                <w:bottom w:val="nil"/>
                <w:right w:val="nil"/>
                <w:between w:val="nil"/>
              </w:pBdr>
              <w:spacing w:line="240" w:lineRule="auto"/>
              <w:ind w:right="220"/>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Stakeholder </w:t>
            </w:r>
          </w:p>
        </w:tc>
        <w:tc>
          <w:tcPr>
            <w:tcW w:w="7724" w:type="dxa"/>
            <w:tcMar>
              <w:top w:w="100" w:type="dxa"/>
              <w:left w:w="100" w:type="dxa"/>
              <w:bottom w:w="100" w:type="dxa"/>
              <w:right w:w="100" w:type="dxa"/>
            </w:tcMar>
          </w:tcPr>
          <w:p w14:paraId="20BD8E98" w14:textId="24858C9C" w:rsidR="00D93A7D" w:rsidRPr="00883238" w:rsidRDefault="00F4509D" w:rsidP="00973F7D">
            <w:pPr>
              <w:widowControl w:val="0"/>
              <w:pBdr>
                <w:top w:val="nil"/>
                <w:left w:val="nil"/>
                <w:bottom w:val="nil"/>
                <w:right w:val="nil"/>
                <w:between w:val="nil"/>
              </w:pBdr>
              <w:spacing w:line="240" w:lineRule="auto"/>
              <w:ind w:left="379"/>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Calibr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Muhammad Abdur Rehman </w:t>
            </w:r>
          </w:p>
          <w:p w14:paraId="23142C0C" w14:textId="7AC66B31" w:rsidR="00D93A7D" w:rsidRPr="00883238" w:rsidRDefault="00F4509D" w:rsidP="00973F7D">
            <w:pPr>
              <w:widowControl w:val="0"/>
              <w:pBdr>
                <w:top w:val="nil"/>
                <w:left w:val="nil"/>
                <w:bottom w:val="nil"/>
                <w:right w:val="nil"/>
                <w:between w:val="nil"/>
              </w:pBdr>
              <w:spacing w:line="240" w:lineRule="auto"/>
              <w:ind w:left="379"/>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Calibr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Faria Ahmed </w:t>
            </w:r>
          </w:p>
          <w:p w14:paraId="57EA7F21" w14:textId="36073189" w:rsidR="00D93A7D" w:rsidRPr="00883238" w:rsidRDefault="00F4509D" w:rsidP="00973F7D">
            <w:pPr>
              <w:widowControl w:val="0"/>
              <w:pBdr>
                <w:top w:val="nil"/>
                <w:left w:val="nil"/>
                <w:bottom w:val="nil"/>
                <w:right w:val="nil"/>
                <w:between w:val="nil"/>
              </w:pBdr>
              <w:spacing w:line="240" w:lineRule="auto"/>
              <w:ind w:left="379"/>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Calibr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Areej Fatima  </w:t>
            </w:r>
          </w:p>
          <w:p w14:paraId="5A1C0CB9" w14:textId="1C7A781F" w:rsidR="00D93A7D" w:rsidRPr="00883238" w:rsidRDefault="00F4509D" w:rsidP="00973F7D">
            <w:pPr>
              <w:widowControl w:val="0"/>
              <w:pBdr>
                <w:top w:val="nil"/>
                <w:left w:val="nil"/>
                <w:bottom w:val="nil"/>
                <w:right w:val="nil"/>
                <w:between w:val="nil"/>
              </w:pBdr>
              <w:spacing w:line="240" w:lineRule="auto"/>
              <w:ind w:left="379"/>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Calibr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Yasir </w:t>
            </w:r>
            <w:proofErr w:type="gramStart"/>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w:t>
            </w:r>
            <w:proofErr w:type="gramEnd"/>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Supervisor) </w:t>
            </w:r>
          </w:p>
          <w:p w14:paraId="0120F917" w14:textId="77777777" w:rsidR="00D93A7D" w:rsidRPr="00883238" w:rsidRDefault="00F4509D" w:rsidP="00973F7D">
            <w:pPr>
              <w:widowControl w:val="0"/>
              <w:pBdr>
                <w:top w:val="nil"/>
                <w:left w:val="nil"/>
                <w:bottom w:val="nil"/>
                <w:right w:val="nil"/>
                <w:between w:val="nil"/>
              </w:pBdr>
              <w:spacing w:before="1" w:line="240" w:lineRule="auto"/>
              <w:ind w:left="379"/>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Calibr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83238">
              <w:rPr>
                <w:rFonts w:asciiTheme="majorBidi" w:eastAsia="Times New Roman"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Year Project Committee: Evaluation of project</w:t>
            </w:r>
          </w:p>
        </w:tc>
      </w:tr>
    </w:tbl>
    <w:p w14:paraId="57FB86A5" w14:textId="77777777" w:rsidR="00D93A7D" w:rsidRPr="00883238" w:rsidRDefault="00D93A7D" w:rsidP="00973F7D">
      <w:pPr>
        <w:widowControl w:val="0"/>
        <w:pBdr>
          <w:top w:val="nil"/>
          <w:left w:val="nil"/>
          <w:bottom w:val="nil"/>
          <w:right w:val="nil"/>
          <w:between w:val="nil"/>
        </w:pBd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694D78" w14:textId="77777777" w:rsidR="00D93A7D" w:rsidRPr="00883238" w:rsidRDefault="00D93A7D" w:rsidP="00973F7D">
      <w:pPr>
        <w:widowControl w:val="0"/>
        <w:pBdr>
          <w:top w:val="nil"/>
          <w:left w:val="nil"/>
          <w:bottom w:val="nil"/>
          <w:right w:val="nil"/>
          <w:between w:val="nil"/>
        </w:pBd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6D923" w14:textId="7A3307A7" w:rsidR="00D93A7D" w:rsidRPr="00883238" w:rsidRDefault="00D93A7D" w:rsidP="00973F7D">
      <w:pPr>
        <w:pStyle w:val="Heading3"/>
        <w:widowControl w:val="0"/>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CDD327" w14:textId="60829966" w:rsidR="00D93A7D" w:rsidRPr="00883238" w:rsidRDefault="22196EBE" w:rsidP="00973F7D">
      <w:pPr>
        <w:pStyle w:val="Heading3"/>
        <w:widowControl w:val="0"/>
        <w:rPr>
          <w:rFonts w:asciiTheme="majorBidi" w:eastAsia="Times New Roman" w:hAnsiTheme="majorBidi" w:cstheme="majorBidi"/>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906800482"/>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Module based Work Division</w:t>
      </w:r>
      <w:bookmarkEnd w:id="20"/>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2A61D9" w14:textId="77777777" w:rsidR="00D93A7D" w:rsidRPr="00883238" w:rsidRDefault="00F4509D" w:rsidP="00973F7D">
      <w:pPr>
        <w:widowControl w:val="0"/>
        <w:pBdr>
          <w:top w:val="nil"/>
          <w:left w:val="nil"/>
          <w:bottom w:val="nil"/>
          <w:right w:val="nil"/>
          <w:between w:val="nil"/>
        </w:pBdr>
        <w:spacing w:before="246" w:line="240" w:lineRule="auto"/>
        <w:rPr>
          <w:rFonts w:asciiTheme="majorBidi" w:eastAsia="Times New Roman" w:hAnsiTheme="majorBidi" w:cstheme="majorBid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 Team Member Work Division for Proposed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3E050B" w:rsidRPr="00883238" w14:paraId="764202E0"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45621C00"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Student Name</w:t>
            </w:r>
          </w:p>
        </w:tc>
        <w:tc>
          <w:tcPr>
            <w:tcW w:w="180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5FD912BA"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Registration No.</w:t>
            </w:r>
          </w:p>
        </w:tc>
        <w:tc>
          <w:tcPr>
            <w:tcW w:w="5160" w:type="dxa"/>
            <w:tcBorders>
              <w:top w:val="single" w:sz="1" w:space="0" w:color="CCCCCC"/>
              <w:left w:val="single" w:sz="1" w:space="0" w:color="CCCCCC"/>
              <w:bottom w:val="single" w:sz="1" w:space="0" w:color="CCCCCC"/>
              <w:right w:val="single" w:sz="1" w:space="0" w:color="CCCCCC"/>
            </w:tcBorders>
            <w:shd w:val="clear" w:color="auto" w:fill="1A4B8C"/>
            <w:tcMar>
              <w:top w:w="80" w:type="dxa"/>
              <w:left w:w="130" w:type="dxa"/>
              <w:bottom w:w="80" w:type="dxa"/>
              <w:right w:w="130" w:type="dxa"/>
            </w:tcMar>
            <w:vAlign w:val="center"/>
          </w:tcPr>
          <w:p w14:paraId="25B04489" w14:textId="77777777"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Responsibility / Modules</w:t>
            </w:r>
          </w:p>
        </w:tc>
      </w:tr>
      <w:tr w:rsidR="003E050B" w:rsidRPr="00883238" w14:paraId="6B6764F5"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5D7533AC" w14:textId="786A6779" w:rsidR="006E09BD" w:rsidRPr="00883238" w:rsidRDefault="003E050B"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Muhammad Abdur Rehman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744C47B1" w14:textId="07304C10" w:rsidR="006E09BD" w:rsidRPr="00883238" w:rsidRDefault="003E050B"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232510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435B9E1"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Full Stack Developer &amp; AI Integration </w:t>
            </w:r>
          </w:p>
          <w:p w14:paraId="367049BF"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1. Firebase Auth &amp; Security Module </w:t>
            </w:r>
          </w:p>
          <w:p w14:paraId="385F3475"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2. Backend Development &amp; API Integration (Node.js) </w:t>
            </w:r>
          </w:p>
          <w:p w14:paraId="4BC89E33"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3. </w:t>
            </w:r>
            <w:proofErr w:type="spellStart"/>
            <w:r w:rsidRPr="00883238">
              <w:rPr>
                <w:rFonts w:asciiTheme="majorBidi" w:hAnsiTheme="majorBidi" w:cstheme="majorBidi"/>
                <w:color w:val="000000" w:themeColor="text1"/>
                <w:sz w:val="20"/>
                <w:szCs w:val="20"/>
              </w:rPr>
              <w:t>Supabase</w:t>
            </w:r>
            <w:proofErr w:type="spellEnd"/>
            <w:r w:rsidRPr="00883238">
              <w:rPr>
                <w:rFonts w:asciiTheme="majorBidi" w:hAnsiTheme="majorBidi" w:cstheme="majorBidi"/>
                <w:color w:val="000000" w:themeColor="text1"/>
                <w:sz w:val="20"/>
                <w:szCs w:val="20"/>
              </w:rPr>
              <w:t xml:space="preserve"> Database Design &amp; Management </w:t>
            </w:r>
          </w:p>
          <w:p w14:paraId="79769252"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4. Gemini AI Chatbot Integration </w:t>
            </w:r>
          </w:p>
          <w:p w14:paraId="08439E3C"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5. </w:t>
            </w:r>
            <w:proofErr w:type="spellStart"/>
            <w:r w:rsidRPr="00883238">
              <w:rPr>
                <w:rFonts w:asciiTheme="majorBidi" w:hAnsiTheme="majorBidi" w:cstheme="majorBidi"/>
                <w:color w:val="000000" w:themeColor="text1"/>
                <w:sz w:val="20"/>
                <w:szCs w:val="20"/>
              </w:rPr>
              <w:t>FSc</w:t>
            </w:r>
            <w:proofErr w:type="spellEnd"/>
            <w:r w:rsidRPr="00883238">
              <w:rPr>
                <w:rFonts w:asciiTheme="majorBidi" w:hAnsiTheme="majorBidi" w:cstheme="majorBidi"/>
                <w:color w:val="000000" w:themeColor="text1"/>
                <w:sz w:val="20"/>
                <w:szCs w:val="20"/>
              </w:rPr>
              <w:t xml:space="preserve"> Career Path Mapper Logic </w:t>
            </w:r>
          </w:p>
          <w:p w14:paraId="73C25832"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6. Entry Test Guide Module </w:t>
            </w:r>
          </w:p>
          <w:p w14:paraId="2D6734F5" w14:textId="251A0F1B"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7. System Integration &amp; Testing</w:t>
            </w:r>
          </w:p>
        </w:tc>
      </w:tr>
      <w:tr w:rsidR="003E050B" w:rsidRPr="00883238" w14:paraId="162AF478"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7898EF8E" w14:textId="27CB41BF" w:rsidR="006E09BD" w:rsidRPr="00883238" w:rsidRDefault="003E050B"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Areej Fatima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E2B11CD" w14:textId="25F184F1" w:rsidR="006E09BD" w:rsidRPr="00883238" w:rsidRDefault="003E050B"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232525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011239DF"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Frontend Developer (Student Interface) </w:t>
            </w:r>
          </w:p>
          <w:p w14:paraId="23A48302"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1. Student Registration &amp; Login UI </w:t>
            </w:r>
          </w:p>
          <w:p w14:paraId="0B68DF39"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2. Student Dashboard &amp; Progress Tracker </w:t>
            </w:r>
          </w:p>
          <w:p w14:paraId="5F355480"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3. Interest &amp; Aptitude Quiz Interface </w:t>
            </w:r>
          </w:p>
          <w:p w14:paraId="031A73EB"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4. AI Chatbot Chat Interface (Urdu + English) </w:t>
            </w:r>
          </w:p>
          <w:p w14:paraId="5D1C1692"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5. Grade 8 and Matric Guidance UI </w:t>
            </w:r>
          </w:p>
          <w:p w14:paraId="64900969"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6. Scholarship Finder Interface </w:t>
            </w:r>
          </w:p>
          <w:p w14:paraId="755698A5" w14:textId="199AD953"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7. Responsive Design &amp; Mobile Layout</w:t>
            </w:r>
          </w:p>
        </w:tc>
      </w:tr>
      <w:tr w:rsidR="003E050B" w:rsidRPr="00883238" w14:paraId="240396C0" w14:textId="77777777" w:rsidTr="000303F3">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08F16342" w14:textId="3BD2D050" w:rsidR="006E09BD" w:rsidRPr="00883238" w:rsidRDefault="003E050B" w:rsidP="000303F3">
            <w:pPr>
              <w:rPr>
                <w:rFonts w:asciiTheme="majorBidi" w:hAnsiTheme="majorBidi" w:cstheme="majorBidi"/>
                <w:color w:val="000000" w:themeColor="text1"/>
              </w:rPr>
            </w:pPr>
            <w:r w:rsidRPr="00883238">
              <w:rPr>
                <w:rFonts w:asciiTheme="majorBidi" w:hAnsiTheme="majorBidi" w:cstheme="majorBidi"/>
                <w:b/>
                <w:bCs/>
                <w:color w:val="000000" w:themeColor="text1"/>
                <w:sz w:val="20"/>
                <w:szCs w:val="20"/>
              </w:rPr>
              <w:t>Faria Ahmed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vAlign w:val="center"/>
          </w:tcPr>
          <w:p w14:paraId="2F798F47" w14:textId="0C150E37" w:rsidR="006E09BD" w:rsidRPr="00883238" w:rsidRDefault="003E050B"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232486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382947CB"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Frontend Developer (University &amp; Data UI) </w:t>
            </w:r>
          </w:p>
          <w:p w14:paraId="704383CB"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1. University Recommender Interface </w:t>
            </w:r>
          </w:p>
          <w:p w14:paraId="21B242B8"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2. University Comparison Tool </w:t>
            </w:r>
          </w:p>
          <w:p w14:paraId="432CE02C"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3. City-Wise Opportunity Map </w:t>
            </w:r>
          </w:p>
          <w:p w14:paraId="5578A7FC"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4. Degree </w:t>
            </w:r>
            <w:proofErr w:type="gramStart"/>
            <w:r w:rsidRPr="00883238">
              <w:rPr>
                <w:rFonts w:asciiTheme="majorBidi" w:hAnsiTheme="majorBidi" w:cstheme="majorBidi"/>
                <w:color w:val="000000" w:themeColor="text1"/>
                <w:sz w:val="20"/>
                <w:szCs w:val="20"/>
              </w:rPr>
              <w:t>to</w:t>
            </w:r>
            <w:proofErr w:type="gramEnd"/>
            <w:r w:rsidRPr="00883238">
              <w:rPr>
                <w:rFonts w:asciiTheme="majorBidi" w:hAnsiTheme="majorBidi" w:cstheme="majorBidi"/>
                <w:color w:val="000000" w:themeColor="text1"/>
                <w:sz w:val="20"/>
                <w:szCs w:val="20"/>
              </w:rPr>
              <w:t xml:space="preserve"> Career Outcome Guide UI </w:t>
            </w:r>
          </w:p>
          <w:p w14:paraId="4956DE2D"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t xml:space="preserve">5. Admin Panel (Data Update Interface) </w:t>
            </w:r>
          </w:p>
          <w:p w14:paraId="35A848E8" w14:textId="77777777" w:rsidR="000C3A1F" w:rsidRPr="00883238" w:rsidRDefault="006E09BD" w:rsidP="000303F3">
            <w:pPr>
              <w:rPr>
                <w:rFonts w:asciiTheme="majorBidi" w:hAnsiTheme="majorBidi" w:cstheme="majorBidi"/>
                <w:color w:val="000000" w:themeColor="text1"/>
                <w:sz w:val="20"/>
                <w:szCs w:val="20"/>
              </w:rPr>
            </w:pPr>
            <w:r w:rsidRPr="00883238">
              <w:rPr>
                <w:rFonts w:asciiTheme="majorBidi" w:hAnsiTheme="majorBidi" w:cstheme="majorBidi"/>
                <w:color w:val="000000" w:themeColor="text1"/>
                <w:sz w:val="20"/>
                <w:szCs w:val="20"/>
              </w:rPr>
              <w:lastRenderedPageBreak/>
              <w:t xml:space="preserve">6. Short Courses &amp; Certifications Guide </w:t>
            </w:r>
          </w:p>
          <w:p w14:paraId="657A6863" w14:textId="249650D9" w:rsidR="006E09BD" w:rsidRPr="00883238" w:rsidRDefault="006E09BD" w:rsidP="000303F3">
            <w:pPr>
              <w:rPr>
                <w:rFonts w:asciiTheme="majorBidi" w:hAnsiTheme="majorBidi" w:cstheme="majorBidi"/>
                <w:color w:val="000000" w:themeColor="text1"/>
              </w:rPr>
            </w:pPr>
            <w:r w:rsidRPr="00883238">
              <w:rPr>
                <w:rFonts w:asciiTheme="majorBidi" w:hAnsiTheme="majorBidi" w:cstheme="majorBidi"/>
                <w:color w:val="000000" w:themeColor="text1"/>
                <w:sz w:val="20"/>
                <w:szCs w:val="20"/>
              </w:rPr>
              <w:t>7. Data Collection (University DB &amp; Scholarship List)</w:t>
            </w:r>
          </w:p>
        </w:tc>
      </w:tr>
    </w:tbl>
    <w:p w14:paraId="120491E6" w14:textId="77777777" w:rsidR="00583F6E" w:rsidRPr="00883238" w:rsidRDefault="00583F6E" w:rsidP="00973F7D">
      <w:pPr>
        <w:widowControl w:val="0"/>
        <w:pBdr>
          <w:top w:val="nil"/>
          <w:left w:val="nil"/>
          <w:bottom w:val="nil"/>
          <w:right w:val="nil"/>
          <w:between w:val="nil"/>
        </w:pBdr>
        <w:spacing w:before="246" w:line="240" w:lineRule="auto"/>
        <w:rPr>
          <w:rFonts w:asciiTheme="majorBidi" w:eastAsia="Times New Roman" w:hAnsiTheme="majorBidi" w:cstheme="majorBid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00942" w14:textId="6B3C9D7E" w:rsidR="00E5534A" w:rsidRPr="00883238" w:rsidRDefault="22196EBE" w:rsidP="006E09BD">
      <w:pPr>
        <w:pStyle w:val="Heading3"/>
        <w:widowControl w:val="0"/>
        <w:numPr>
          <w:ilvl w:val="0"/>
          <w:numId w:val="61"/>
        </w:numPr>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1570624195"/>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Gantt Chart</w:t>
      </w:r>
      <w:bookmarkStart w:id="22" w:name="_Toc486022687"/>
      <w:bookmarkEnd w:id="21"/>
    </w:p>
    <w:tbl>
      <w:tblPr>
        <w:tblW w:w="9360" w:type="dxa"/>
        <w:tblBorders>
          <w:top w:val="single" w:sz="4" w:space="0" w:color="CCCCCC"/>
          <w:left w:val="single" w:sz="4" w:space="0" w:color="CCCCCC"/>
          <w:bottom w:val="single" w:sz="4" w:space="0" w:color="CCCCCC"/>
          <w:right w:val="single" w:sz="4" w:space="0" w:color="CCCCCC"/>
          <w:insideH w:val="single" w:sz="2" w:space="0" w:color="CCCCCC"/>
          <w:insideV w:val="single" w:sz="2" w:space="0" w:color="CCCCCC"/>
        </w:tblBorders>
        <w:tblLook w:val="04A0" w:firstRow="1" w:lastRow="0" w:firstColumn="1" w:lastColumn="0" w:noHBand="0" w:noVBand="1"/>
      </w:tblPr>
      <w:tblGrid>
        <w:gridCol w:w="2760"/>
        <w:gridCol w:w="550"/>
        <w:gridCol w:w="550"/>
        <w:gridCol w:w="550"/>
        <w:gridCol w:w="550"/>
        <w:gridCol w:w="550"/>
        <w:gridCol w:w="550"/>
        <w:gridCol w:w="550"/>
        <w:gridCol w:w="550"/>
        <w:gridCol w:w="550"/>
        <w:gridCol w:w="550"/>
        <w:gridCol w:w="550"/>
        <w:gridCol w:w="550"/>
      </w:tblGrid>
      <w:tr w:rsidR="003E050B" w:rsidRPr="00883238" w14:paraId="0335D9CC"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69444BF" w14:textId="77777777" w:rsidR="006E09BD" w:rsidRPr="00883238" w:rsidRDefault="006E09BD" w:rsidP="000303F3">
            <w:pPr>
              <w:rPr>
                <w:rFonts w:asciiTheme="majorBidi" w:hAnsiTheme="majorBidi" w:cstheme="majorBidi"/>
              </w:rPr>
            </w:pPr>
            <w:r w:rsidRPr="00883238">
              <w:rPr>
                <w:rFonts w:asciiTheme="majorBidi" w:hAnsiTheme="majorBidi" w:cstheme="majorBidi"/>
                <w:b/>
                <w:bCs/>
                <w:sz w:val="18"/>
                <w:szCs w:val="18"/>
              </w:rPr>
              <w:t>Task</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3F77219"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M1</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5558FA0"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M2</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33AE5D1"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M3</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4FC00FD"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M4</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0458A70"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M5</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4A97B08"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M6</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3014283"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M7</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09DCA1B"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M8</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2EF8483"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M9</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2B15406"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M10</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2FF2EBB"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M11</w:t>
            </w:r>
          </w:p>
        </w:tc>
        <w:tc>
          <w:tcPr>
            <w:tcW w:w="550" w:type="dxa"/>
            <w:tcBorders>
              <w:top w:val="single" w:sz="1" w:space="0" w:color="CCCCCC"/>
              <w:left w:val="single" w:sz="1" w:space="0" w:color="CCCCCC"/>
              <w:bottom w:val="single" w:sz="1" w:space="0" w:color="CCCCCC"/>
              <w:right w:val="single" w:sz="1" w:space="0" w:color="CCCCCC"/>
            </w:tcBorders>
            <w:shd w:val="clear" w:color="auto" w:fill="1A4B8C"/>
            <w:tcMar>
              <w:top w:w="60" w:type="dxa"/>
              <w:left w:w="80" w:type="dxa"/>
              <w:bottom w:w="60" w:type="dxa"/>
              <w:right w:w="80" w:type="dxa"/>
            </w:tcMar>
            <w:vAlign w:val="center"/>
          </w:tcPr>
          <w:p w14:paraId="03FD3DE6" w14:textId="77777777" w:rsidR="006E09BD" w:rsidRPr="00883238" w:rsidRDefault="006E09BD" w:rsidP="000303F3">
            <w:pPr>
              <w:jc w:val="center"/>
              <w:rPr>
                <w:rFonts w:asciiTheme="majorBidi" w:hAnsiTheme="majorBidi" w:cstheme="majorBidi"/>
              </w:rPr>
            </w:pPr>
            <w:r w:rsidRPr="00883238">
              <w:rPr>
                <w:rFonts w:asciiTheme="majorBidi" w:hAnsiTheme="majorBidi" w:cstheme="majorBidi"/>
                <w:b/>
                <w:bCs/>
                <w:sz w:val="16"/>
                <w:szCs w:val="16"/>
              </w:rPr>
              <w:t>M12</w:t>
            </w:r>
          </w:p>
        </w:tc>
      </w:tr>
      <w:tr w:rsidR="003E050B" w:rsidRPr="00883238" w14:paraId="1B100001"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000001"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Phase 1: Project Setup, Auth, Firebase, Database Schema</w:t>
            </w: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02"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03"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04"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05"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06"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07"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08"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09"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0A"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0B"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0C"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0D" w14:textId="77777777" w:rsidR="006E09BD" w:rsidRPr="00883238" w:rsidRDefault="006E09BD" w:rsidP="000303F3">
            <w:pPr>
              <w:jc w:val="center"/>
              <w:rPr>
                <w:rFonts w:asciiTheme="majorBidi" w:hAnsiTheme="majorBidi" w:cstheme="majorBidi"/>
              </w:rPr>
            </w:pPr>
          </w:p>
        </w:tc>
      </w:tr>
      <w:tr w:rsidR="003E050B" w:rsidRPr="00883238" w14:paraId="1B100002"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0000000E"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Phase 2: RIASEC Quiz, Grade 8 &amp; Matric Guidance Modules</w:t>
            </w: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0F"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10"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11"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12"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13"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14"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15"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16"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17"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18"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19"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1A" w14:textId="77777777" w:rsidR="006E09BD" w:rsidRPr="00883238" w:rsidRDefault="006E09BD" w:rsidP="000303F3">
            <w:pPr>
              <w:jc w:val="center"/>
              <w:rPr>
                <w:rFonts w:asciiTheme="majorBidi" w:hAnsiTheme="majorBidi" w:cstheme="majorBidi"/>
              </w:rPr>
            </w:pPr>
          </w:p>
        </w:tc>
      </w:tr>
      <w:tr w:rsidR="003E050B" w:rsidRPr="00883238" w14:paraId="1B100003"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00001B"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 xml:space="preserve">Phase 3: </w:t>
            </w:r>
            <w:proofErr w:type="spellStart"/>
            <w:r w:rsidRPr="00883238">
              <w:rPr>
                <w:rFonts w:asciiTheme="majorBidi" w:hAnsiTheme="majorBidi" w:cstheme="majorBidi"/>
                <w:sz w:val="18"/>
                <w:szCs w:val="18"/>
              </w:rPr>
              <w:t>FSc</w:t>
            </w:r>
            <w:proofErr w:type="spellEnd"/>
            <w:r w:rsidRPr="00883238">
              <w:rPr>
                <w:rFonts w:asciiTheme="majorBidi" w:hAnsiTheme="majorBidi" w:cstheme="majorBidi"/>
                <w:sz w:val="18"/>
                <w:szCs w:val="18"/>
              </w:rPr>
              <w:t xml:space="preserve"> Career Mapper, Entry Test Guide, University DB</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1C"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1D"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1E"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1F"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20"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21"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22"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23"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24"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25"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26"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27" w14:textId="77777777" w:rsidR="006E09BD" w:rsidRPr="00883238" w:rsidRDefault="006E09BD" w:rsidP="000303F3">
            <w:pPr>
              <w:jc w:val="center"/>
              <w:rPr>
                <w:rFonts w:asciiTheme="majorBidi" w:hAnsiTheme="majorBidi" w:cstheme="majorBidi"/>
              </w:rPr>
            </w:pPr>
          </w:p>
        </w:tc>
      </w:tr>
      <w:tr w:rsidR="003E050B" w:rsidRPr="00883238" w14:paraId="1B100004"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00000028"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Phase 4: Scholarship Finder, University Recommender, AI Chatbot</w:t>
            </w: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29"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2A"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2B"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2C"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2D"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2E"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2F"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30"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31"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32"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33"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34" w14:textId="77777777" w:rsidR="006E09BD" w:rsidRPr="00883238" w:rsidRDefault="006E09BD" w:rsidP="000303F3">
            <w:pPr>
              <w:jc w:val="center"/>
              <w:rPr>
                <w:rFonts w:asciiTheme="majorBidi" w:hAnsiTheme="majorBidi" w:cstheme="majorBidi"/>
              </w:rPr>
            </w:pPr>
          </w:p>
        </w:tc>
      </w:tr>
      <w:tr w:rsidR="003E050B" w:rsidRPr="00883238" w14:paraId="1B100005" w14:textId="77777777" w:rsidTr="00883238">
        <w:tc>
          <w:tcPr>
            <w:tcW w:w="2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80" w:type="dxa"/>
              <w:bottom w:w="60" w:type="dxa"/>
              <w:right w:w="80" w:type="dxa"/>
            </w:tcMar>
            <w:vAlign w:val="center"/>
          </w:tcPr>
          <w:p w14:paraId="00000035" w14:textId="1B2F5979"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 xml:space="preserve">Phase 5: TEVTA Vocational Module Integration </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36"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37"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38"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39"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3A"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3B"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3C"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70AD47"/>
            <w:tcMar>
              <w:top w:w="40" w:type="dxa"/>
              <w:left w:w="40" w:type="dxa"/>
              <w:bottom w:w="40" w:type="dxa"/>
              <w:right w:w="40" w:type="dxa"/>
            </w:tcMar>
            <w:vAlign w:val="center"/>
          </w:tcPr>
          <w:p w14:paraId="0000003D"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70AD47"/>
            <w:tcMar>
              <w:top w:w="40" w:type="dxa"/>
              <w:left w:w="40" w:type="dxa"/>
              <w:bottom w:w="40" w:type="dxa"/>
              <w:right w:w="40" w:type="dxa"/>
            </w:tcMar>
            <w:vAlign w:val="center"/>
          </w:tcPr>
          <w:p w14:paraId="0000003E"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3F"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40"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41" w14:textId="77777777" w:rsidR="006E09BD" w:rsidRPr="00883238" w:rsidRDefault="006E09BD" w:rsidP="000303F3">
            <w:pPr>
              <w:jc w:val="center"/>
              <w:rPr>
                <w:rFonts w:asciiTheme="majorBidi" w:hAnsiTheme="majorBidi" w:cstheme="majorBidi"/>
              </w:rPr>
            </w:pPr>
          </w:p>
        </w:tc>
      </w:tr>
      <w:tr w:rsidR="003E050B" w:rsidRPr="00883238" w14:paraId="1B100006" w14:textId="77777777" w:rsidTr="00883238">
        <w:tc>
          <w:tcPr>
            <w:tcW w:w="2760" w:type="dxa"/>
            <w:tcBorders>
              <w:top w:val="single" w:sz="1" w:space="0" w:color="CCCCCC"/>
              <w:left w:val="single" w:sz="1" w:space="0" w:color="CCCCCC"/>
              <w:bottom w:val="single" w:sz="1" w:space="0" w:color="CCCCCC"/>
              <w:right w:val="single" w:sz="1" w:space="0" w:color="CCCCCC"/>
            </w:tcBorders>
            <w:shd w:val="clear" w:color="auto" w:fill="EEECE1" w:themeFill="background2"/>
            <w:tcMar>
              <w:top w:w="60" w:type="dxa"/>
              <w:left w:w="80" w:type="dxa"/>
              <w:bottom w:w="60" w:type="dxa"/>
              <w:right w:w="80" w:type="dxa"/>
            </w:tcMar>
            <w:vAlign w:val="center"/>
          </w:tcPr>
          <w:p w14:paraId="00000042" w14:textId="25EDC454"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 xml:space="preserve">Phase 6: Transnational Education Pathways Module </w:t>
            </w: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43"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44"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45"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46"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47"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48"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49"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4A"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70AD47"/>
            <w:tcMar>
              <w:top w:w="40" w:type="dxa"/>
              <w:left w:w="40" w:type="dxa"/>
              <w:bottom w:w="40" w:type="dxa"/>
              <w:right w:w="40" w:type="dxa"/>
            </w:tcMar>
            <w:vAlign w:val="center"/>
          </w:tcPr>
          <w:p w14:paraId="0000004B"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70AD47"/>
            <w:tcMar>
              <w:top w:w="40" w:type="dxa"/>
              <w:left w:w="40" w:type="dxa"/>
              <w:bottom w:w="40" w:type="dxa"/>
              <w:right w:w="40" w:type="dxa"/>
            </w:tcMar>
            <w:vAlign w:val="center"/>
          </w:tcPr>
          <w:p w14:paraId="0000004C"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4D"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4E" w14:textId="77777777" w:rsidR="006E09BD" w:rsidRPr="00883238" w:rsidRDefault="006E09BD" w:rsidP="000303F3">
            <w:pPr>
              <w:jc w:val="center"/>
              <w:rPr>
                <w:rFonts w:asciiTheme="majorBidi" w:hAnsiTheme="majorBidi" w:cstheme="majorBidi"/>
              </w:rPr>
            </w:pPr>
          </w:p>
        </w:tc>
      </w:tr>
      <w:tr w:rsidR="003E050B" w:rsidRPr="00883238" w14:paraId="1B100007" w14:textId="77777777" w:rsidTr="00883238">
        <w:tc>
          <w:tcPr>
            <w:tcW w:w="2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80" w:type="dxa"/>
              <w:bottom w:w="60" w:type="dxa"/>
              <w:right w:w="80" w:type="dxa"/>
            </w:tcMar>
            <w:vAlign w:val="center"/>
          </w:tcPr>
          <w:p w14:paraId="0000004F"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Phase 7: Sustainability Module — IT Courses, Career-to-Employment</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50"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51"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52"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53"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54"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55"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56"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57"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58"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70AD47"/>
            <w:tcMar>
              <w:top w:w="40" w:type="dxa"/>
              <w:left w:w="40" w:type="dxa"/>
              <w:bottom w:w="40" w:type="dxa"/>
              <w:right w:w="40" w:type="dxa"/>
            </w:tcMar>
            <w:vAlign w:val="center"/>
          </w:tcPr>
          <w:p w14:paraId="00000059"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70AD47"/>
            <w:tcMar>
              <w:top w:w="40" w:type="dxa"/>
              <w:left w:w="40" w:type="dxa"/>
              <w:bottom w:w="40" w:type="dxa"/>
              <w:right w:w="40" w:type="dxa"/>
            </w:tcMar>
            <w:vAlign w:val="center"/>
          </w:tcPr>
          <w:p w14:paraId="0000005A"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5B" w14:textId="77777777" w:rsidR="006E09BD" w:rsidRPr="00883238" w:rsidRDefault="006E09BD" w:rsidP="000303F3">
            <w:pPr>
              <w:jc w:val="center"/>
              <w:rPr>
                <w:rFonts w:asciiTheme="majorBidi" w:hAnsiTheme="majorBidi" w:cstheme="majorBidi"/>
              </w:rPr>
            </w:pPr>
          </w:p>
        </w:tc>
      </w:tr>
      <w:tr w:rsidR="003E050B" w:rsidRPr="00883238" w14:paraId="1B100008"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0000005C"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Phase 8: University Student Module &amp; Postgraduate Guide</w:t>
            </w: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5D"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5E"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5F"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60"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61"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62"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63"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64"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65"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66"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67"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68" w14:textId="77777777" w:rsidR="006E09BD" w:rsidRPr="00883238" w:rsidRDefault="006E09BD" w:rsidP="000303F3">
            <w:pPr>
              <w:jc w:val="center"/>
              <w:rPr>
                <w:rFonts w:asciiTheme="majorBidi" w:hAnsiTheme="majorBidi" w:cstheme="majorBidi"/>
              </w:rPr>
            </w:pPr>
          </w:p>
        </w:tc>
      </w:tr>
      <w:tr w:rsidR="003E050B" w:rsidRPr="00883238" w14:paraId="1B100009"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000069"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Phase 9: Progress Tracker, Dashboard, Admin Panel</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6A"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6B"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6C"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6D"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6E"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6F"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70"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71"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72"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73"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74"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75" w14:textId="77777777" w:rsidR="006E09BD" w:rsidRPr="00883238" w:rsidRDefault="006E09BD" w:rsidP="000303F3">
            <w:pPr>
              <w:jc w:val="center"/>
              <w:rPr>
                <w:rFonts w:asciiTheme="majorBidi" w:hAnsiTheme="majorBidi" w:cstheme="majorBidi"/>
              </w:rPr>
            </w:pPr>
          </w:p>
        </w:tc>
      </w:tr>
      <w:tr w:rsidR="003E050B" w:rsidRPr="00883238" w14:paraId="1B100010"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00000076"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Phase 10: Full System Integration &amp; Internal Testing</w:t>
            </w: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77"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78"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79"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7A"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7B"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7C"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7D"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7E"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7F"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80"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81"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82" w14:textId="77777777" w:rsidR="006E09BD" w:rsidRPr="00883238" w:rsidRDefault="006E09BD" w:rsidP="000303F3">
            <w:pPr>
              <w:jc w:val="center"/>
              <w:rPr>
                <w:rFonts w:asciiTheme="majorBidi" w:hAnsiTheme="majorBidi" w:cstheme="majorBidi"/>
              </w:rPr>
            </w:pPr>
          </w:p>
        </w:tc>
      </w:tr>
      <w:tr w:rsidR="003E050B" w:rsidRPr="00883238" w14:paraId="1B100011"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000083"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Phase 11: User Testing, Urdu Review, Bug Fixes &amp; Final Deployment</w:t>
            </w: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4"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5"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6"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7"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8"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9"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A"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B"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C"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D"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vAlign w:val="center"/>
          </w:tcPr>
          <w:p w14:paraId="0000008E"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8F" w14:textId="77777777" w:rsidR="006E09BD" w:rsidRPr="00883238" w:rsidRDefault="006E09BD" w:rsidP="000303F3">
            <w:pPr>
              <w:jc w:val="center"/>
              <w:rPr>
                <w:rFonts w:asciiTheme="majorBidi" w:hAnsiTheme="majorBidi" w:cstheme="majorBidi"/>
              </w:rPr>
            </w:pPr>
          </w:p>
        </w:tc>
      </w:tr>
      <w:tr w:rsidR="003E050B" w:rsidRPr="00883238" w14:paraId="1B100012"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vAlign w:val="center"/>
          </w:tcPr>
          <w:p w14:paraId="00000090"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 xml:space="preserve">Data Collection (University DB, </w:t>
            </w:r>
            <w:proofErr w:type="gramStart"/>
            <w:r w:rsidRPr="00883238">
              <w:rPr>
                <w:rFonts w:asciiTheme="majorBidi" w:hAnsiTheme="majorBidi" w:cstheme="majorBidi"/>
                <w:sz w:val="18"/>
                <w:szCs w:val="18"/>
              </w:rPr>
              <w:t>Scholarships) —</w:t>
            </w:r>
            <w:proofErr w:type="gramEnd"/>
            <w:r w:rsidRPr="00883238">
              <w:rPr>
                <w:rFonts w:asciiTheme="majorBidi" w:hAnsiTheme="majorBidi" w:cstheme="majorBidi"/>
                <w:sz w:val="18"/>
                <w:szCs w:val="18"/>
              </w:rPr>
              <w:t xml:space="preserve"> parallel</w:t>
            </w: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91"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92"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93"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94"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95"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96"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97"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98"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99"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9A"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9B"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F2F2F2"/>
            <w:tcMar>
              <w:top w:w="40" w:type="dxa"/>
              <w:left w:w="40" w:type="dxa"/>
              <w:bottom w:w="40" w:type="dxa"/>
              <w:right w:w="40" w:type="dxa"/>
            </w:tcMar>
            <w:vAlign w:val="center"/>
          </w:tcPr>
          <w:p w14:paraId="0000009C" w14:textId="77777777" w:rsidR="006E09BD" w:rsidRPr="00883238" w:rsidRDefault="006E09BD" w:rsidP="000303F3">
            <w:pPr>
              <w:jc w:val="center"/>
              <w:rPr>
                <w:rFonts w:asciiTheme="majorBidi" w:hAnsiTheme="majorBidi" w:cstheme="majorBidi"/>
              </w:rPr>
            </w:pPr>
          </w:p>
        </w:tc>
      </w:tr>
      <w:tr w:rsidR="003E050B" w:rsidRPr="00883238" w14:paraId="1B100013" w14:textId="77777777" w:rsidTr="000303F3">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000009D" w14:textId="77777777" w:rsidR="006E09BD" w:rsidRPr="00883238" w:rsidRDefault="006E09BD" w:rsidP="000303F3">
            <w:pPr>
              <w:rPr>
                <w:rFonts w:asciiTheme="majorBidi" w:hAnsiTheme="majorBidi" w:cstheme="majorBidi"/>
              </w:rPr>
            </w:pPr>
            <w:r w:rsidRPr="00883238">
              <w:rPr>
                <w:rFonts w:asciiTheme="majorBidi" w:hAnsiTheme="majorBidi" w:cstheme="majorBidi"/>
                <w:sz w:val="18"/>
                <w:szCs w:val="18"/>
              </w:rPr>
              <w:t>Supervisor Meetings &amp; Progress Reviews — throughout</w:t>
            </w: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9E"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9F"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A0"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A1"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A2"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A3"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A4"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A5"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A6"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A7"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A8" w14:textId="77777777" w:rsidR="006E09BD" w:rsidRPr="00883238" w:rsidRDefault="006E09BD" w:rsidP="000303F3">
            <w:pPr>
              <w:jc w:val="center"/>
              <w:rPr>
                <w:rFonts w:asciiTheme="majorBidi" w:hAnsiTheme="majorBidi" w:cstheme="majorBidi"/>
              </w:rPr>
            </w:pPr>
          </w:p>
        </w:tc>
        <w:tc>
          <w:tcPr>
            <w:tcW w:w="550" w:type="dxa"/>
            <w:tcBorders>
              <w:top w:val="single" w:sz="1" w:space="0" w:color="CCCCCC"/>
              <w:left w:val="single" w:sz="1" w:space="0" w:color="CCCCCC"/>
              <w:bottom w:val="single" w:sz="1" w:space="0" w:color="CCCCCC"/>
              <w:right w:val="single" w:sz="1" w:space="0" w:color="CCCCCC"/>
            </w:tcBorders>
            <w:shd w:val="clear" w:color="auto" w:fill="2E75B6"/>
            <w:tcMar>
              <w:top w:w="40" w:type="dxa"/>
              <w:left w:w="40" w:type="dxa"/>
              <w:bottom w:w="40" w:type="dxa"/>
              <w:right w:w="40" w:type="dxa"/>
            </w:tcMar>
            <w:vAlign w:val="center"/>
          </w:tcPr>
          <w:p w14:paraId="000000A9" w14:textId="77777777" w:rsidR="006E09BD" w:rsidRPr="00883238" w:rsidRDefault="006E09BD" w:rsidP="000303F3">
            <w:pPr>
              <w:jc w:val="center"/>
              <w:rPr>
                <w:rFonts w:asciiTheme="majorBidi" w:hAnsiTheme="majorBidi" w:cstheme="majorBidi"/>
              </w:rPr>
            </w:pPr>
          </w:p>
        </w:tc>
      </w:tr>
    </w:tbl>
    <w:p w14:paraId="2B200001" w14:textId="77777777" w:rsidR="006E09BD" w:rsidRPr="00883238" w:rsidRDefault="006E09BD" w:rsidP="006E09BD">
      <w:pPr>
        <w:spacing w:before="80" w:after="40"/>
        <w:rPr>
          <w:rFonts w:asciiTheme="majorBidi" w:hAnsiTheme="majorBidi" w:cstheme="majorBidi"/>
          <w:color w:val="000000" w:themeColor="text1"/>
          <w:sz w:val="18"/>
          <w:szCs w:val="18"/>
        </w:rPr>
      </w:pPr>
      <w:ins w:id="23" w:author="Claude" w:date="2025-01-01T00:00:00Z">
        <w:r w:rsidRPr="00883238">
          <w:rPr>
            <w:rFonts w:asciiTheme="majorBidi" w:hAnsiTheme="majorBidi" w:cstheme="majorBidi"/>
            <w:color w:val="000000" w:themeColor="text1"/>
            <w:sz w:val="18"/>
            <w:szCs w:val="18"/>
          </w:rPr>
          <w:t xml:space="preserve">Legend: Blue bars = core project </w:t>
        </w:r>
        <w:proofErr w:type="gramStart"/>
        <w:r w:rsidRPr="00883238">
          <w:rPr>
            <w:rFonts w:asciiTheme="majorBidi" w:hAnsiTheme="majorBidi" w:cstheme="majorBidi"/>
            <w:color w:val="000000" w:themeColor="text1"/>
            <w:sz w:val="18"/>
            <w:szCs w:val="18"/>
          </w:rPr>
          <w:t>phases | Green bars</w:t>
        </w:r>
        <w:proofErr w:type="gramEnd"/>
        <w:r w:rsidRPr="00883238">
          <w:rPr>
            <w:rFonts w:asciiTheme="majorBidi" w:hAnsiTheme="majorBidi" w:cstheme="majorBidi"/>
            <w:color w:val="000000" w:themeColor="text1"/>
            <w:sz w:val="18"/>
            <w:szCs w:val="18"/>
          </w:rPr>
          <w:t xml:space="preserve"> = new phases added per major revision (TEVTA, Transnational Education, Sustainability/IT Courses). Total project duration: 12 months (1 academic year).</w:t>
        </w:r>
      </w:ins>
    </w:p>
    <w:p w14:paraId="0E3D92FD" w14:textId="77777777" w:rsidR="006E09BD" w:rsidRPr="00883238" w:rsidRDefault="006E09BD" w:rsidP="006E09BD">
      <w:pPr>
        <w:rPr>
          <w:rFonts w:asciiTheme="majorBidi" w:hAnsiTheme="majorBidi" w:cstheme="majorBidi"/>
          <w:color w:val="000000" w:themeColor="text1"/>
        </w:rPr>
      </w:pPr>
    </w:p>
    <w:p w14:paraId="3E282B44" w14:textId="3A336375" w:rsidR="00D93A7D" w:rsidRPr="00883238" w:rsidRDefault="22196EBE" w:rsidP="00973F7D">
      <w:pPr>
        <w:pStyle w:val="Heading3"/>
        <w:widowControl w:val="0"/>
        <w:rPr>
          <w:rFonts w:asciiTheme="majorBidi" w:eastAsia="Times New Roman" w:hAnsiTheme="majorBidi" w:cstheme="majorBidi"/>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Mockups</w:t>
      </w:r>
      <w:bookmarkEnd w:id="22"/>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A38C18" w14:textId="77777777" w:rsidR="003E050B" w:rsidRPr="00883238" w:rsidRDefault="003E050B" w:rsidP="003E050B">
      <w:pPr>
        <w:spacing w:before="60" w:after="100"/>
        <w:rPr>
          <w:rFonts w:asciiTheme="majorBidi" w:hAnsiTheme="majorBidi" w:cstheme="majorBidi"/>
          <w:color w:val="000000" w:themeColor="text1"/>
        </w:rPr>
      </w:pPr>
      <w:r w:rsidRPr="00883238">
        <w:rPr>
          <w:rFonts w:asciiTheme="majorBidi" w:hAnsiTheme="majorBidi" w:cstheme="majorBidi"/>
          <w:color w:val="000000" w:themeColor="text1"/>
        </w:rPr>
        <w:t>The following screens describe the key user interface pages of the platform. Detailed visual mockups are attached separately.</w:t>
      </w:r>
    </w:p>
    <w:p w14:paraId="40427F69" w14:textId="77777777" w:rsidR="003E050B" w:rsidRPr="00883238" w:rsidRDefault="003E050B" w:rsidP="003E050B">
      <w:pPr>
        <w:spacing w:after="42"/>
        <w:rPr>
          <w:rFonts w:asciiTheme="majorBidi" w:hAnsiTheme="majorBidi" w:cstheme="majorBidi"/>
          <w:color w:val="000000" w:themeColor="text1"/>
        </w:rPr>
      </w:pPr>
    </w:p>
    <w:p w14:paraId="521EC160" w14:textId="77777777" w:rsidR="003E050B" w:rsidRPr="00883238" w:rsidRDefault="003E050B" w:rsidP="003E050B">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lastRenderedPageBreak/>
        <w:t>Screen 1 — Student Registration and Profile Setup</w:t>
      </w:r>
    </w:p>
    <w:p w14:paraId="00ED5EBD" w14:textId="77777777" w:rsidR="003E050B" w:rsidRPr="00883238" w:rsidRDefault="003E050B" w:rsidP="003E050B">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The registration page asks for name, email, password, current grade level (Grade 8, Matric,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or University), city, and monthly family income range. After registration, the student is asked to enter their latest subject marks. This data is stored and used across all </w:t>
      </w:r>
      <w:proofErr w:type="gramStart"/>
      <w:r w:rsidRPr="00883238">
        <w:rPr>
          <w:rFonts w:asciiTheme="majorBidi" w:hAnsiTheme="majorBidi" w:cstheme="majorBidi"/>
          <w:color w:val="000000" w:themeColor="text1"/>
        </w:rPr>
        <w:t>guidance</w:t>
      </w:r>
      <w:proofErr w:type="gramEnd"/>
      <w:r w:rsidRPr="00883238">
        <w:rPr>
          <w:rFonts w:asciiTheme="majorBidi" w:hAnsiTheme="majorBidi" w:cstheme="majorBidi"/>
          <w:color w:val="000000" w:themeColor="text1"/>
        </w:rPr>
        <w:t xml:space="preserve"> modules.</w:t>
      </w:r>
    </w:p>
    <w:p w14:paraId="2D582A7D" w14:textId="370A699C" w:rsidR="003E050B" w:rsidRPr="00883238" w:rsidRDefault="006A595F" w:rsidP="003E050B">
      <w:pPr>
        <w:spacing w:after="42"/>
        <w:rPr>
          <w:rFonts w:asciiTheme="majorBidi" w:hAnsiTheme="majorBidi" w:cstheme="majorBidi"/>
          <w:color w:val="000000" w:themeColor="text1"/>
        </w:rPr>
      </w:pPr>
      <w:r w:rsidRPr="00883238">
        <w:rPr>
          <w:rFonts w:asciiTheme="majorBidi" w:hAnsiTheme="majorBidi" w:cstheme="majorBidi"/>
          <w:noProof/>
          <w:color w:val="000000" w:themeColor="text1"/>
        </w:rPr>
        <w:drawing>
          <wp:inline distT="0" distB="0" distL="0" distR="0" wp14:anchorId="258249DC" wp14:editId="12583BA4">
            <wp:extent cx="2219635" cy="4344006"/>
            <wp:effectExtent l="0" t="0" r="9525" b="0"/>
            <wp:docPr id="13479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8395" name=""/>
                    <pic:cNvPicPr/>
                  </pic:nvPicPr>
                  <pic:blipFill>
                    <a:blip r:embed="rId9"/>
                    <a:stretch>
                      <a:fillRect/>
                    </a:stretch>
                  </pic:blipFill>
                  <pic:spPr>
                    <a:xfrm>
                      <a:off x="0" y="0"/>
                      <a:ext cx="2219635" cy="4344006"/>
                    </a:xfrm>
                    <a:prstGeom prst="rect">
                      <a:avLst/>
                    </a:prstGeom>
                  </pic:spPr>
                </pic:pic>
              </a:graphicData>
            </a:graphic>
          </wp:inline>
        </w:drawing>
      </w:r>
    </w:p>
    <w:p w14:paraId="2A62CF3C" w14:textId="77777777" w:rsidR="003E050B" w:rsidRPr="00883238" w:rsidRDefault="003E050B" w:rsidP="003E050B">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Screen 2 — Student Dashboard</w:t>
      </w:r>
    </w:p>
    <w:p w14:paraId="2BB4FD43" w14:textId="77777777" w:rsidR="003E050B" w:rsidRPr="00883238" w:rsidRDefault="003E050B" w:rsidP="003E050B">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The dashboard shows a visual progress roadmap from the student's current grade to university. It displays completed steps with checkmarks, upcoming recommended actions, and any important deadlines (entry test registration, scholarship application). A summary card shows the </w:t>
      </w:r>
      <w:proofErr w:type="gramStart"/>
      <w:r w:rsidRPr="00883238">
        <w:rPr>
          <w:rFonts w:asciiTheme="majorBidi" w:hAnsiTheme="majorBidi" w:cstheme="majorBidi"/>
          <w:color w:val="000000" w:themeColor="text1"/>
        </w:rPr>
        <w:t>student's</w:t>
      </w:r>
      <w:proofErr w:type="gramEnd"/>
      <w:r w:rsidRPr="00883238">
        <w:rPr>
          <w:rFonts w:asciiTheme="majorBidi" w:hAnsiTheme="majorBidi" w:cstheme="majorBidi"/>
          <w:color w:val="000000" w:themeColor="text1"/>
        </w:rPr>
        <w:t xml:space="preserve"> top three recommended career paths.</w:t>
      </w:r>
    </w:p>
    <w:p w14:paraId="5964C7F8" w14:textId="543BEA3F" w:rsidR="003E050B" w:rsidRPr="00883238" w:rsidRDefault="006A595F" w:rsidP="003E050B">
      <w:pPr>
        <w:spacing w:after="42"/>
        <w:rPr>
          <w:rFonts w:asciiTheme="majorBidi" w:hAnsiTheme="majorBidi" w:cstheme="majorBidi"/>
          <w:color w:val="000000" w:themeColor="text1"/>
        </w:rPr>
      </w:pPr>
      <w:r w:rsidRPr="00883238">
        <w:rPr>
          <w:rFonts w:asciiTheme="majorBidi" w:hAnsiTheme="majorBidi" w:cstheme="majorBidi"/>
          <w:noProof/>
          <w:color w:val="000000" w:themeColor="text1"/>
        </w:rPr>
        <w:lastRenderedPageBreak/>
        <w:drawing>
          <wp:inline distT="0" distB="0" distL="0" distR="0" wp14:anchorId="199655CB" wp14:editId="638A29AE">
            <wp:extent cx="2295845" cy="4001058"/>
            <wp:effectExtent l="0" t="0" r="9525" b="0"/>
            <wp:docPr id="719118904" name="Picture 1" descr="A screenshot of a surve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18904" name="Picture 1" descr="A screenshot of a survey  AI-generated content may be incorrect."/>
                    <pic:cNvPicPr/>
                  </pic:nvPicPr>
                  <pic:blipFill>
                    <a:blip r:embed="rId10"/>
                    <a:stretch>
                      <a:fillRect/>
                    </a:stretch>
                  </pic:blipFill>
                  <pic:spPr>
                    <a:xfrm>
                      <a:off x="0" y="0"/>
                      <a:ext cx="2295845" cy="4001058"/>
                    </a:xfrm>
                    <a:prstGeom prst="rect">
                      <a:avLst/>
                    </a:prstGeom>
                  </pic:spPr>
                </pic:pic>
              </a:graphicData>
            </a:graphic>
          </wp:inline>
        </w:drawing>
      </w:r>
    </w:p>
    <w:p w14:paraId="0A586860" w14:textId="77777777" w:rsidR="003E050B" w:rsidRPr="00883238" w:rsidRDefault="003E050B" w:rsidP="003E050B">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Screen 3 — Interest and Aptitude Quiz</w:t>
      </w:r>
    </w:p>
    <w:p w14:paraId="7CA8DCA0" w14:textId="77777777" w:rsidR="003E050B" w:rsidRPr="00883238" w:rsidRDefault="003E050B" w:rsidP="003E050B">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A clean 30-question quiz presented one question at a time. Each question asks the student to rate how much they enjoy a specific activity. The quiz takes about five minutes. At the end, the student sees their top career cluster and a brief explanation of what it means for their future.</w:t>
      </w:r>
    </w:p>
    <w:p w14:paraId="7524D757" w14:textId="4F1A103A" w:rsidR="003E050B" w:rsidRPr="00883238" w:rsidRDefault="006A595F" w:rsidP="003E050B">
      <w:pPr>
        <w:spacing w:after="42"/>
        <w:rPr>
          <w:rFonts w:asciiTheme="majorBidi" w:hAnsiTheme="majorBidi" w:cstheme="majorBidi"/>
          <w:color w:val="000000" w:themeColor="text1"/>
        </w:rPr>
      </w:pPr>
      <w:r w:rsidRPr="00883238">
        <w:rPr>
          <w:rFonts w:asciiTheme="majorBidi" w:hAnsiTheme="majorBidi" w:cstheme="majorBidi"/>
          <w:noProof/>
          <w:color w:val="000000" w:themeColor="text1"/>
        </w:rPr>
        <w:lastRenderedPageBreak/>
        <w:drawing>
          <wp:inline distT="0" distB="0" distL="0" distR="0" wp14:anchorId="35ED6314" wp14:editId="3E2108E6">
            <wp:extent cx="2248214" cy="4039164"/>
            <wp:effectExtent l="0" t="0" r="0" b="0"/>
            <wp:docPr id="401937708" name="Picture 1" descr="A screenshot of a questionnai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37708" name="Picture 1" descr="A screenshot of a questionnaire  AI-generated content may be incorrect."/>
                    <pic:cNvPicPr/>
                  </pic:nvPicPr>
                  <pic:blipFill>
                    <a:blip r:embed="rId11"/>
                    <a:stretch>
                      <a:fillRect/>
                    </a:stretch>
                  </pic:blipFill>
                  <pic:spPr>
                    <a:xfrm>
                      <a:off x="0" y="0"/>
                      <a:ext cx="2248214" cy="4039164"/>
                    </a:xfrm>
                    <a:prstGeom prst="rect">
                      <a:avLst/>
                    </a:prstGeom>
                  </pic:spPr>
                </pic:pic>
              </a:graphicData>
            </a:graphic>
          </wp:inline>
        </w:drawing>
      </w:r>
    </w:p>
    <w:p w14:paraId="21661021" w14:textId="77777777" w:rsidR="003E050B" w:rsidRPr="00883238" w:rsidRDefault="003E050B" w:rsidP="003E050B">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 xml:space="preserve">Screen 4 — </w:t>
      </w:r>
      <w:proofErr w:type="spellStart"/>
      <w:r w:rsidRPr="00883238">
        <w:rPr>
          <w:rFonts w:asciiTheme="majorBidi" w:hAnsiTheme="majorBidi" w:cstheme="majorBidi"/>
          <w:bCs/>
          <w:color w:val="000000" w:themeColor="text1"/>
          <w:sz w:val="25"/>
          <w:szCs w:val="25"/>
        </w:rPr>
        <w:t>FSc</w:t>
      </w:r>
      <w:proofErr w:type="spellEnd"/>
      <w:r w:rsidRPr="00883238">
        <w:rPr>
          <w:rFonts w:asciiTheme="majorBidi" w:hAnsiTheme="majorBidi" w:cstheme="majorBidi"/>
          <w:bCs/>
          <w:color w:val="000000" w:themeColor="text1"/>
          <w:sz w:val="25"/>
          <w:szCs w:val="25"/>
        </w:rPr>
        <w:t xml:space="preserve"> Career Path Mapper</w:t>
      </w:r>
    </w:p>
    <w:p w14:paraId="63858EA3" w14:textId="77777777" w:rsidR="003E050B" w:rsidRPr="00883238" w:rsidRDefault="003E050B" w:rsidP="003E050B">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The student enters their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percentage and selects their stream (Pre-Medical or Pre-Engineering). The system shows a ranked list of career tracks they are eligible for, with a colored match indicator (Strong Match, Possible, Reach). Each career track can be expanded to show entry test details, required score, and eligible universities.</w:t>
      </w:r>
    </w:p>
    <w:p w14:paraId="15BDFC74" w14:textId="189CFEEC" w:rsidR="003E050B" w:rsidRPr="00883238" w:rsidRDefault="006A595F" w:rsidP="003E050B">
      <w:pPr>
        <w:spacing w:after="42"/>
        <w:rPr>
          <w:rFonts w:asciiTheme="majorBidi" w:hAnsiTheme="majorBidi" w:cstheme="majorBidi"/>
          <w:color w:val="000000" w:themeColor="text1"/>
        </w:rPr>
      </w:pPr>
      <w:r w:rsidRPr="00883238">
        <w:rPr>
          <w:rFonts w:asciiTheme="majorBidi" w:hAnsiTheme="majorBidi" w:cstheme="majorBidi"/>
          <w:noProof/>
          <w:color w:val="000000" w:themeColor="text1"/>
        </w:rPr>
        <w:lastRenderedPageBreak/>
        <w:drawing>
          <wp:inline distT="0" distB="0" distL="0" distR="0" wp14:anchorId="59EC5D34" wp14:editId="0212FB88">
            <wp:extent cx="2238687" cy="4286848"/>
            <wp:effectExtent l="0" t="0" r="9525" b="0"/>
            <wp:docPr id="634146594"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46594" name="Picture 1" descr="A screenshot of a phone  AI-generated content may be incorrect."/>
                    <pic:cNvPicPr/>
                  </pic:nvPicPr>
                  <pic:blipFill>
                    <a:blip r:embed="rId12"/>
                    <a:stretch>
                      <a:fillRect/>
                    </a:stretch>
                  </pic:blipFill>
                  <pic:spPr>
                    <a:xfrm>
                      <a:off x="0" y="0"/>
                      <a:ext cx="2238687" cy="4286848"/>
                    </a:xfrm>
                    <a:prstGeom prst="rect">
                      <a:avLst/>
                    </a:prstGeom>
                  </pic:spPr>
                </pic:pic>
              </a:graphicData>
            </a:graphic>
          </wp:inline>
        </w:drawing>
      </w:r>
    </w:p>
    <w:p w14:paraId="348A9D92" w14:textId="77777777" w:rsidR="003E050B" w:rsidRPr="00883238" w:rsidRDefault="003E050B" w:rsidP="003E050B">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Screen 5 — University Recommender</w:t>
      </w:r>
    </w:p>
    <w:p w14:paraId="44CBC30E" w14:textId="77777777" w:rsidR="003E050B" w:rsidRPr="00883238" w:rsidRDefault="003E050B" w:rsidP="003E050B">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A search and filter interface. The student can filter by city, maximum annual fee, HEC ranking tier, and field of study. Results show university name, city, HEC rank, annual fee, last merit cutoff, and a link to the official admissions page. A Compare button allows side-by-side comparison of up to three universities.</w:t>
      </w:r>
    </w:p>
    <w:p w14:paraId="5806C1D5" w14:textId="0A195EC2" w:rsidR="003E050B" w:rsidRPr="00883238" w:rsidRDefault="006A595F" w:rsidP="003E050B">
      <w:pPr>
        <w:spacing w:after="42"/>
        <w:rPr>
          <w:rFonts w:asciiTheme="majorBidi" w:hAnsiTheme="majorBidi" w:cstheme="majorBidi"/>
          <w:color w:val="000000" w:themeColor="text1"/>
        </w:rPr>
      </w:pPr>
      <w:r w:rsidRPr="00883238">
        <w:rPr>
          <w:rFonts w:asciiTheme="majorBidi" w:hAnsiTheme="majorBidi" w:cstheme="majorBidi"/>
          <w:noProof/>
          <w:color w:val="000000" w:themeColor="text1"/>
        </w:rPr>
        <w:lastRenderedPageBreak/>
        <w:drawing>
          <wp:inline distT="0" distB="0" distL="0" distR="0" wp14:anchorId="0A54E8F5" wp14:editId="38C067D4">
            <wp:extent cx="2248214" cy="4277322"/>
            <wp:effectExtent l="0" t="0" r="0" b="9525"/>
            <wp:docPr id="1536416729"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16729" name="Picture 1" descr="A screenshot of a phone  AI-generated content may be incorrect."/>
                    <pic:cNvPicPr/>
                  </pic:nvPicPr>
                  <pic:blipFill>
                    <a:blip r:embed="rId13"/>
                    <a:stretch>
                      <a:fillRect/>
                    </a:stretch>
                  </pic:blipFill>
                  <pic:spPr>
                    <a:xfrm>
                      <a:off x="0" y="0"/>
                      <a:ext cx="2248214" cy="4277322"/>
                    </a:xfrm>
                    <a:prstGeom prst="rect">
                      <a:avLst/>
                    </a:prstGeom>
                  </pic:spPr>
                </pic:pic>
              </a:graphicData>
            </a:graphic>
          </wp:inline>
        </w:drawing>
      </w:r>
    </w:p>
    <w:p w14:paraId="1646E8BD" w14:textId="77777777" w:rsidR="003E050B" w:rsidRPr="00883238" w:rsidRDefault="003E050B" w:rsidP="003E050B">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Screen 6 — AI Chatbot Interface</w:t>
      </w:r>
    </w:p>
    <w:p w14:paraId="395B64C4" w14:textId="77777777" w:rsidR="003E050B" w:rsidRPr="00883238" w:rsidRDefault="003E050B" w:rsidP="003E050B">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 xml:space="preserve">A familiar chat interface </w:t>
      </w:r>
      <w:proofErr w:type="gramStart"/>
      <w:r w:rsidRPr="00883238">
        <w:rPr>
          <w:rFonts w:asciiTheme="majorBidi" w:hAnsiTheme="majorBidi" w:cstheme="majorBidi"/>
          <w:color w:val="000000" w:themeColor="text1"/>
        </w:rPr>
        <w:t>similar to</w:t>
      </w:r>
      <w:proofErr w:type="gramEnd"/>
      <w:r w:rsidRPr="00883238">
        <w:rPr>
          <w:rFonts w:asciiTheme="majorBidi" w:hAnsiTheme="majorBidi" w:cstheme="majorBidi"/>
          <w:color w:val="000000" w:themeColor="text1"/>
        </w:rPr>
        <w:t xml:space="preserve"> WhatsApp or SMS. The student types a question in Urdu or English and receives an instant, detailed reply. The chatbot remembers the context of the conversation within the session. A language toggle button switches between Urdu and English at any point.</w:t>
      </w:r>
    </w:p>
    <w:p w14:paraId="02357F56" w14:textId="53A0DC7B" w:rsidR="003E050B" w:rsidRPr="00883238" w:rsidRDefault="006A595F" w:rsidP="003E050B">
      <w:pPr>
        <w:spacing w:after="42"/>
        <w:rPr>
          <w:rFonts w:asciiTheme="majorBidi" w:hAnsiTheme="majorBidi" w:cstheme="majorBidi"/>
          <w:color w:val="000000" w:themeColor="text1"/>
        </w:rPr>
      </w:pPr>
      <w:r w:rsidRPr="00883238">
        <w:rPr>
          <w:rFonts w:asciiTheme="majorBidi" w:hAnsiTheme="majorBidi" w:cstheme="majorBidi"/>
          <w:noProof/>
          <w:color w:val="000000" w:themeColor="text1"/>
        </w:rPr>
        <w:lastRenderedPageBreak/>
        <w:drawing>
          <wp:inline distT="0" distB="0" distL="0" distR="0" wp14:anchorId="5D374B00" wp14:editId="5071CF48">
            <wp:extent cx="2219635" cy="4153480"/>
            <wp:effectExtent l="0" t="0" r="9525" b="0"/>
            <wp:docPr id="1515300254"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00254" name="Picture 1" descr="A screenshot of a phone  AI-generated content may be incorrect."/>
                    <pic:cNvPicPr/>
                  </pic:nvPicPr>
                  <pic:blipFill>
                    <a:blip r:embed="rId14"/>
                    <a:stretch>
                      <a:fillRect/>
                    </a:stretch>
                  </pic:blipFill>
                  <pic:spPr>
                    <a:xfrm>
                      <a:off x="0" y="0"/>
                      <a:ext cx="2219635" cy="4153480"/>
                    </a:xfrm>
                    <a:prstGeom prst="rect">
                      <a:avLst/>
                    </a:prstGeom>
                  </pic:spPr>
                </pic:pic>
              </a:graphicData>
            </a:graphic>
          </wp:inline>
        </w:drawing>
      </w:r>
    </w:p>
    <w:p w14:paraId="5962A855" w14:textId="77777777" w:rsidR="003E050B" w:rsidRPr="00883238" w:rsidRDefault="003E050B" w:rsidP="003E050B">
      <w:pPr>
        <w:pStyle w:val="Heading2"/>
        <w:rPr>
          <w:rFonts w:asciiTheme="majorBidi" w:hAnsiTheme="majorBidi" w:cstheme="majorBidi"/>
          <w:color w:val="000000" w:themeColor="text1"/>
        </w:rPr>
      </w:pPr>
      <w:r w:rsidRPr="00883238">
        <w:rPr>
          <w:rFonts w:asciiTheme="majorBidi" w:hAnsiTheme="majorBidi" w:cstheme="majorBidi"/>
          <w:bCs/>
          <w:color w:val="000000" w:themeColor="text1"/>
          <w:sz w:val="25"/>
          <w:szCs w:val="25"/>
        </w:rPr>
        <w:t>Screen 7 — Scholarship Finder</w:t>
      </w:r>
    </w:p>
    <w:p w14:paraId="38E0B786" w14:textId="77777777" w:rsidR="003E050B" w:rsidRPr="00883238" w:rsidRDefault="003E050B" w:rsidP="003E050B">
      <w:pPr>
        <w:spacing w:before="60" w:after="100"/>
        <w:jc w:val="both"/>
        <w:rPr>
          <w:rFonts w:asciiTheme="majorBidi" w:hAnsiTheme="majorBidi" w:cstheme="majorBidi"/>
          <w:color w:val="000000" w:themeColor="text1"/>
        </w:rPr>
      </w:pPr>
      <w:r w:rsidRPr="00883238">
        <w:rPr>
          <w:rFonts w:asciiTheme="majorBidi" w:hAnsiTheme="majorBidi" w:cstheme="majorBidi"/>
          <w:color w:val="000000" w:themeColor="text1"/>
        </w:rPr>
        <w:t>A filterable list of scholarships. Filters include province, field of study, annual family income, and minimum merit score. Each scholarship card shows the scholarship name, awarding body, monthly or annual amount, application deadline, and a direct link to the official application form.</w:t>
      </w:r>
    </w:p>
    <w:p w14:paraId="12FCC6E3" w14:textId="5AE547F9" w:rsidR="003D7B3F" w:rsidRPr="00883238" w:rsidRDefault="006A595F" w:rsidP="003E050B">
      <w:pPr>
        <w:rPr>
          <w:rFonts w:asciiTheme="majorBidi" w:hAnsiTheme="majorBidi" w:cstheme="majorBidi"/>
          <w:color w:val="000000" w:themeColor="text1"/>
        </w:rPr>
      </w:pPr>
      <w:r w:rsidRPr="00883238">
        <w:rPr>
          <w:rFonts w:asciiTheme="majorBidi" w:hAnsiTheme="majorBidi" w:cstheme="majorBidi"/>
          <w:noProof/>
          <w:color w:val="000000" w:themeColor="text1"/>
        </w:rPr>
        <w:lastRenderedPageBreak/>
        <w:drawing>
          <wp:inline distT="0" distB="0" distL="0" distR="0" wp14:anchorId="2906FBAB" wp14:editId="4C796A40">
            <wp:extent cx="2191056" cy="4563112"/>
            <wp:effectExtent l="0" t="0" r="0" b="8890"/>
            <wp:docPr id="32551991"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1991" name="Picture 1" descr="A screenshot of a phone  AI-generated content may be incorrect."/>
                    <pic:cNvPicPr/>
                  </pic:nvPicPr>
                  <pic:blipFill>
                    <a:blip r:embed="rId15"/>
                    <a:stretch>
                      <a:fillRect/>
                    </a:stretch>
                  </pic:blipFill>
                  <pic:spPr>
                    <a:xfrm>
                      <a:off x="0" y="0"/>
                      <a:ext cx="2191056" cy="4563112"/>
                    </a:xfrm>
                    <a:prstGeom prst="rect">
                      <a:avLst/>
                    </a:prstGeom>
                  </pic:spPr>
                </pic:pic>
              </a:graphicData>
            </a:graphic>
          </wp:inline>
        </w:drawing>
      </w:r>
    </w:p>
    <w:p w14:paraId="63543F8C" w14:textId="77777777" w:rsidR="00D93A7D" w:rsidRPr="00883238" w:rsidRDefault="22196EBE" w:rsidP="00973F7D">
      <w:pPr>
        <w:pStyle w:val="Heading3"/>
        <w:widowControl w:val="0"/>
        <w:rPr>
          <w:rFonts w:asciiTheme="majorBidi" w:eastAsia="Times New Roman" w:hAnsiTheme="majorBidi" w:cstheme="majorBidi"/>
          <w:b w:val="0"/>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186608017"/>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References</w:t>
      </w:r>
      <w:bookmarkEnd w:id="24"/>
      <w:r w:rsidRPr="00883238">
        <w:rPr>
          <w:rFonts w:asciiTheme="majorBidi" w:eastAsia="Times New Roman" w:hAnsiTheme="majorBidi" w:cstheme="maj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FE2BD8"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Higher Education Commission (HEC) Pakistan. (2024). HEC Recognized Universities List. https://www.hec.gov.pk</w:t>
      </w:r>
    </w:p>
    <w:p w14:paraId="70E4DB6D"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University of Health Sciences (UHS). (2024). MDCAT Annual Result Booklet. https://www.uhs.edu.pk</w:t>
      </w:r>
    </w:p>
    <w:p w14:paraId="16C2DC43"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National Testing Service (NTS). (2024). NAT Result Reports and Cutoff Data. https://www.nts.org.pk</w:t>
      </w:r>
    </w:p>
    <w:p w14:paraId="4C88ACF6"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Punjab Educational Endowment Fund (PEEF). (2024). Scholarship Programs. https://www.peef.org.pk</w:t>
      </w:r>
    </w:p>
    <w:p w14:paraId="3260432B"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DigiSkills.pk. (2024). Free Online Training Courses for Pakistani Youth. https://www.digiskills.pk</w:t>
      </w:r>
    </w:p>
    <w:p w14:paraId="31FD8E61"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Holland, J. L. (1997). Making Vocational Choices: A Theory of Vocational Personalities and Work Environments (3rd ed.). Psychological Assessment Resources.</w:t>
      </w:r>
    </w:p>
    <w:p w14:paraId="674BFD32"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 xml:space="preserve">Pakistan Bureau of Statistics. (2023). </w:t>
      </w:r>
      <w:proofErr w:type="spellStart"/>
      <w:r w:rsidRPr="00883238">
        <w:rPr>
          <w:rFonts w:asciiTheme="majorBidi" w:hAnsiTheme="majorBidi" w:cstheme="majorBidi"/>
          <w:color w:val="000000" w:themeColor="text1"/>
        </w:rPr>
        <w:t>Labour</w:t>
      </w:r>
      <w:proofErr w:type="spellEnd"/>
      <w:r w:rsidRPr="00883238">
        <w:rPr>
          <w:rFonts w:asciiTheme="majorBidi" w:hAnsiTheme="majorBidi" w:cstheme="majorBidi"/>
          <w:color w:val="000000" w:themeColor="text1"/>
        </w:rPr>
        <w:t xml:space="preserve"> Force Survey 2022-23. https://www.pbs.gov.pk</w:t>
      </w:r>
    </w:p>
    <w:p w14:paraId="693D5ED3"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Google AI. (2024). Gemini 1.5 Flash Model Documentation. https://ai.google.dev</w:t>
      </w:r>
    </w:p>
    <w:p w14:paraId="726BA190"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Firebase. (2024). Firebase Authentication Documentation. https://firebase.google.com</w:t>
      </w:r>
    </w:p>
    <w:p w14:paraId="2621F425"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proofErr w:type="spellStart"/>
      <w:r w:rsidRPr="00883238">
        <w:rPr>
          <w:rFonts w:asciiTheme="majorBidi" w:hAnsiTheme="majorBidi" w:cstheme="majorBidi"/>
          <w:color w:val="000000" w:themeColor="text1"/>
        </w:rPr>
        <w:t>Supabase</w:t>
      </w:r>
      <w:proofErr w:type="spellEnd"/>
      <w:r w:rsidRPr="00883238">
        <w:rPr>
          <w:rFonts w:asciiTheme="majorBidi" w:hAnsiTheme="majorBidi" w:cstheme="majorBidi"/>
          <w:color w:val="000000" w:themeColor="text1"/>
        </w:rPr>
        <w:t xml:space="preserve">. (2024). </w:t>
      </w:r>
      <w:proofErr w:type="spellStart"/>
      <w:r w:rsidRPr="00883238">
        <w:rPr>
          <w:rFonts w:asciiTheme="majorBidi" w:hAnsiTheme="majorBidi" w:cstheme="majorBidi"/>
          <w:color w:val="000000" w:themeColor="text1"/>
        </w:rPr>
        <w:t>Supabase</w:t>
      </w:r>
      <w:proofErr w:type="spellEnd"/>
      <w:r w:rsidRPr="00883238">
        <w:rPr>
          <w:rFonts w:asciiTheme="majorBidi" w:hAnsiTheme="majorBidi" w:cstheme="majorBidi"/>
          <w:color w:val="000000" w:themeColor="text1"/>
        </w:rPr>
        <w:t xml:space="preserve"> Free Tier Documentation. https://supabase.com/docs</w:t>
      </w:r>
    </w:p>
    <w:p w14:paraId="7F9FF964"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 xml:space="preserve">Khan, A. et al. (2023). Career Guidance Challenges Among Pakistani </w:t>
      </w:r>
      <w:proofErr w:type="spellStart"/>
      <w:r w:rsidRPr="00883238">
        <w:rPr>
          <w:rFonts w:asciiTheme="majorBidi" w:hAnsiTheme="majorBidi" w:cstheme="majorBidi"/>
          <w:color w:val="000000" w:themeColor="text1"/>
        </w:rPr>
        <w:t>FSc</w:t>
      </w:r>
      <w:proofErr w:type="spellEnd"/>
      <w:r w:rsidRPr="00883238">
        <w:rPr>
          <w:rFonts w:asciiTheme="majorBidi" w:hAnsiTheme="majorBidi" w:cstheme="majorBidi"/>
          <w:color w:val="000000" w:themeColor="text1"/>
        </w:rPr>
        <w:t xml:space="preserve"> Students: A Survey Study. Journal of Education Pakistan.</w:t>
      </w:r>
    </w:p>
    <w:p w14:paraId="372F7C3F" w14:textId="77777777" w:rsidR="006E09BD" w:rsidRPr="00883238" w:rsidRDefault="006E09BD" w:rsidP="006E09BD">
      <w:pPr>
        <w:pStyle w:val="ListParagraph"/>
        <w:numPr>
          <w:ilvl w:val="0"/>
          <w:numId w:val="63"/>
        </w:numPr>
        <w:spacing w:before="40" w:after="40" w:line="240" w:lineRule="auto"/>
        <w:contextualSpacing w:val="0"/>
        <w:rPr>
          <w:rFonts w:asciiTheme="majorBidi" w:hAnsiTheme="majorBidi" w:cstheme="majorBidi"/>
          <w:color w:val="000000" w:themeColor="text1"/>
        </w:rPr>
      </w:pPr>
      <w:r w:rsidRPr="00883238">
        <w:rPr>
          <w:rFonts w:asciiTheme="majorBidi" w:hAnsiTheme="majorBidi" w:cstheme="majorBidi"/>
          <w:color w:val="000000" w:themeColor="text1"/>
        </w:rPr>
        <w:t>FBISE. (2024). Federal Board Curriculum and Syllabus Documents. https://www.fbise.edu.pk</w:t>
      </w:r>
    </w:p>
    <w:p w14:paraId="2E4FABA8" w14:textId="3D1D4FC8" w:rsidR="00D93A7D" w:rsidRPr="003E050B" w:rsidRDefault="00D93A7D" w:rsidP="00973F7D">
      <w:pPr>
        <w:widowControl w:val="0"/>
        <w:pBdr>
          <w:top w:val="nil"/>
          <w:left w:val="nil"/>
          <w:bottom w:val="nil"/>
          <w:right w:val="nil"/>
          <w:between w:val="nil"/>
        </w:pBdr>
        <w:spacing w:before="745" w:line="229" w:lineRule="auto"/>
        <w:ind w:left="734" w:right="338" w:hanging="343"/>
        <w:rPr>
          <w:rFonts w:asciiTheme="majorBidi" w:eastAsia="Times New Roman" w:hAnsiTheme="majorBidi" w:cstheme="majorBidi"/>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93A7D" w:rsidRPr="003E050B">
      <w:footerReference w:type="default" r:id="rId16"/>
      <w:pgSz w:w="12240" w:h="15840"/>
      <w:pgMar w:top="708" w:right="1234" w:bottom="1531" w:left="1292" w:header="0" w:footer="720" w:gutter="0"/>
      <w:pgBorders w:offsetFrom="page">
        <w:top w:val="single" w:sz="8" w:space="24" w:color="000000"/>
        <w:left w:val="single" w:sz="8" w:space="24" w:color="000000"/>
        <w:bottom w:val="single" w:sz="8" w:space="24" w:color="000000"/>
        <w:right w:val="single" w:sz="8"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6BF7" w14:textId="77777777" w:rsidR="00773D58" w:rsidRDefault="00773D58" w:rsidP="00DF31D4">
      <w:pPr>
        <w:spacing w:line="240" w:lineRule="auto"/>
      </w:pPr>
      <w:r>
        <w:separator/>
      </w:r>
    </w:p>
  </w:endnote>
  <w:endnote w:type="continuationSeparator" w:id="0">
    <w:p w14:paraId="3138EBFA" w14:textId="77777777" w:rsidR="00773D58" w:rsidRDefault="00773D58" w:rsidP="00DF31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DC88243-F20D-4544-830B-132E5E0418A8}"/>
    <w:embedItalic r:id="rId2" w:fontKey="{35ABAB4F-0969-4FA7-8A1A-3E244E94BA7E}"/>
  </w:font>
  <w:font w:name="Calibri">
    <w:panose1 w:val="020F0502020204030204"/>
    <w:charset w:val="00"/>
    <w:family w:val="swiss"/>
    <w:pitch w:val="variable"/>
    <w:sig w:usb0="E4002EFF" w:usb1="C000247B" w:usb2="00000009" w:usb3="00000000" w:csb0="000001FF" w:csb1="00000000"/>
    <w:embedRegular r:id="rId3" w:fontKey="{14BC29E9-DC9E-4592-8501-2182E12C032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0A7B6022-0C3F-4D11-9A16-BDEBFEEAD695}"/>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embedRegular r:id="rId5" w:fontKey="{6C9F9B3A-B98D-4DA9-A97C-C2013C356CC5}"/>
    <w:embedItalic r:id="rId6" w:fontKey="{513911A0-472C-4695-9A08-A3A11F59EA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63"/>
      <w:gridCol w:w="4851"/>
    </w:tblGrid>
    <w:tr w:rsidR="00DF31D4" w14:paraId="74C442C4" w14:textId="77777777">
      <w:trPr>
        <w:trHeight w:hRule="exact" w:val="115"/>
        <w:jc w:val="center"/>
      </w:trPr>
      <w:tc>
        <w:tcPr>
          <w:tcW w:w="4686" w:type="dxa"/>
          <w:shd w:val="clear" w:color="auto" w:fill="4F81BD" w:themeFill="accent1"/>
          <w:tcMar>
            <w:top w:w="0" w:type="dxa"/>
            <w:bottom w:w="0" w:type="dxa"/>
          </w:tcMar>
        </w:tcPr>
        <w:p w14:paraId="7EDBC817" w14:textId="77777777" w:rsidR="00DF31D4" w:rsidRDefault="00DF31D4">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509810AB" w14:textId="77777777" w:rsidR="00DF31D4" w:rsidRDefault="00DF31D4">
          <w:pPr>
            <w:pStyle w:val="Header"/>
            <w:tabs>
              <w:tab w:val="clear" w:pos="4680"/>
              <w:tab w:val="clear" w:pos="9360"/>
            </w:tabs>
            <w:jc w:val="right"/>
            <w:rPr>
              <w:caps/>
              <w:sz w:val="18"/>
            </w:rPr>
          </w:pPr>
        </w:p>
      </w:tc>
    </w:tr>
    <w:tr w:rsidR="00DF31D4" w14:paraId="38F489AE" w14:textId="77777777">
      <w:trPr>
        <w:jc w:val="center"/>
      </w:trPr>
      <w:sdt>
        <w:sdtPr>
          <w:rPr>
            <w:rFonts w:asciiTheme="majorBidi" w:hAnsiTheme="majorBidi" w:cstheme="majorBidi"/>
            <w:b/>
            <w:bCs/>
            <w:i/>
            <w:iCs/>
            <w:caps/>
            <w:color w:val="000000" w:themeColor="text1"/>
            <w:sz w:val="16"/>
            <w:szCs w:val="16"/>
          </w:rPr>
          <w:alias w:val="Author"/>
          <w:tag w:val=""/>
          <w:id w:val="1534151868"/>
          <w:placeholder>
            <w:docPart w:val="72079CE6067D4A44A6AEAE3F21A15D5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8424075" w14:textId="43F8EB2D" w:rsidR="00DF31D4" w:rsidRDefault="00DF31D4">
              <w:pPr>
                <w:pStyle w:val="Footer"/>
                <w:tabs>
                  <w:tab w:val="clear" w:pos="4680"/>
                  <w:tab w:val="clear" w:pos="9360"/>
                </w:tabs>
                <w:rPr>
                  <w:caps/>
                  <w:color w:val="808080" w:themeColor="background1" w:themeShade="80"/>
                  <w:sz w:val="18"/>
                  <w:szCs w:val="18"/>
                </w:rPr>
              </w:pPr>
              <w:r w:rsidRPr="00DF31D4">
                <w:rPr>
                  <w:rFonts w:asciiTheme="majorBidi" w:hAnsiTheme="majorBidi" w:cstheme="majorBidi"/>
                  <w:b/>
                  <w:bCs/>
                  <w:i/>
                  <w:iCs/>
                  <w:caps/>
                  <w:color w:val="000000" w:themeColor="text1"/>
                  <w:sz w:val="16"/>
                  <w:szCs w:val="16"/>
                </w:rPr>
                <w:t xml:space="preserve">Scope Document For </w:t>
              </w:r>
              <w:r w:rsidR="00EB326F">
                <w:rPr>
                  <w:rFonts w:asciiTheme="majorBidi" w:hAnsiTheme="majorBidi" w:cstheme="majorBidi"/>
                  <w:b/>
                  <w:bCs/>
                  <w:i/>
                  <w:iCs/>
                  <w:caps/>
                  <w:color w:val="000000" w:themeColor="text1"/>
                  <w:sz w:val="16"/>
                  <w:szCs w:val="16"/>
                </w:rPr>
                <w:t>NexStep</w:t>
              </w:r>
            </w:p>
          </w:tc>
        </w:sdtContent>
      </w:sdt>
      <w:tc>
        <w:tcPr>
          <w:tcW w:w="4674" w:type="dxa"/>
          <w:vAlign w:val="center"/>
        </w:tcPr>
        <w:p w14:paraId="10AF87AC" w14:textId="77777777" w:rsidR="00DF31D4" w:rsidRDefault="00DF31D4">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0014E2E" w14:textId="77777777" w:rsidR="00DF31D4" w:rsidRDefault="00DF3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28C5A" w14:textId="77777777" w:rsidR="00773D58" w:rsidRDefault="00773D58" w:rsidP="00DF31D4">
      <w:pPr>
        <w:spacing w:line="240" w:lineRule="auto"/>
      </w:pPr>
      <w:r>
        <w:separator/>
      </w:r>
    </w:p>
  </w:footnote>
  <w:footnote w:type="continuationSeparator" w:id="0">
    <w:p w14:paraId="3ECCE4CF" w14:textId="77777777" w:rsidR="00773D58" w:rsidRDefault="00773D58" w:rsidP="00DF31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66F"/>
    <w:multiLevelType w:val="hybridMultilevel"/>
    <w:tmpl w:val="1F4AC2EA"/>
    <w:lvl w:ilvl="0" w:tplc="3F5883F2">
      <w:start w:val="1"/>
      <w:numFmt w:val="decimal"/>
      <w:lvlText w:val="%1."/>
      <w:lvlJc w:val="left"/>
      <w:pPr>
        <w:ind w:left="360" w:hanging="360"/>
      </w:pPr>
    </w:lvl>
    <w:lvl w:ilvl="1" w:tplc="58EEF6D0">
      <w:numFmt w:val="decimal"/>
      <w:lvlText w:val=""/>
      <w:lvlJc w:val="left"/>
    </w:lvl>
    <w:lvl w:ilvl="2" w:tplc="21202E06">
      <w:numFmt w:val="decimal"/>
      <w:lvlText w:val=""/>
      <w:lvlJc w:val="left"/>
    </w:lvl>
    <w:lvl w:ilvl="3" w:tplc="02CA5006">
      <w:numFmt w:val="decimal"/>
      <w:lvlText w:val=""/>
      <w:lvlJc w:val="left"/>
    </w:lvl>
    <w:lvl w:ilvl="4" w:tplc="741482EA">
      <w:numFmt w:val="decimal"/>
      <w:lvlText w:val=""/>
      <w:lvlJc w:val="left"/>
    </w:lvl>
    <w:lvl w:ilvl="5" w:tplc="DD408A28">
      <w:numFmt w:val="decimal"/>
      <w:lvlText w:val=""/>
      <w:lvlJc w:val="left"/>
    </w:lvl>
    <w:lvl w:ilvl="6" w:tplc="B610F658">
      <w:numFmt w:val="decimal"/>
      <w:lvlText w:val=""/>
      <w:lvlJc w:val="left"/>
    </w:lvl>
    <w:lvl w:ilvl="7" w:tplc="34E461C8">
      <w:numFmt w:val="decimal"/>
      <w:lvlText w:val=""/>
      <w:lvlJc w:val="left"/>
    </w:lvl>
    <w:lvl w:ilvl="8" w:tplc="AE2A2BD4">
      <w:numFmt w:val="decimal"/>
      <w:lvlText w:val=""/>
      <w:lvlJc w:val="left"/>
    </w:lvl>
  </w:abstractNum>
  <w:abstractNum w:abstractNumId="1" w15:restartNumberingAfterBreak="0">
    <w:nsid w:val="00BA00FA"/>
    <w:multiLevelType w:val="multilevel"/>
    <w:tmpl w:val="666829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7A443B6"/>
    <w:multiLevelType w:val="multilevel"/>
    <w:tmpl w:val="C070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65037"/>
    <w:multiLevelType w:val="multilevel"/>
    <w:tmpl w:val="336AD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F4680"/>
    <w:multiLevelType w:val="multilevel"/>
    <w:tmpl w:val="D562B7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9FD5E0F"/>
    <w:multiLevelType w:val="hybridMultilevel"/>
    <w:tmpl w:val="1F4AC2E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EA92AC6"/>
    <w:multiLevelType w:val="multilevel"/>
    <w:tmpl w:val="488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35673"/>
    <w:multiLevelType w:val="multilevel"/>
    <w:tmpl w:val="636EDA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6633C"/>
    <w:multiLevelType w:val="multilevel"/>
    <w:tmpl w:val="7616B2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E0A6A"/>
    <w:multiLevelType w:val="multilevel"/>
    <w:tmpl w:val="75F6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155D4"/>
    <w:multiLevelType w:val="hybridMultilevel"/>
    <w:tmpl w:val="E6247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153E62"/>
    <w:multiLevelType w:val="multilevel"/>
    <w:tmpl w:val="CF0C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D19DB"/>
    <w:multiLevelType w:val="multilevel"/>
    <w:tmpl w:val="464664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75A1BED"/>
    <w:multiLevelType w:val="multilevel"/>
    <w:tmpl w:val="F7E229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9074785"/>
    <w:multiLevelType w:val="multilevel"/>
    <w:tmpl w:val="DF82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26F59"/>
    <w:multiLevelType w:val="multilevel"/>
    <w:tmpl w:val="D3C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D52F5"/>
    <w:multiLevelType w:val="multilevel"/>
    <w:tmpl w:val="983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62C02"/>
    <w:multiLevelType w:val="multilevel"/>
    <w:tmpl w:val="392EFCB6"/>
    <w:lvl w:ilvl="0">
      <w:start w:val="11"/>
      <w:numFmt w:val="decimal"/>
      <w:lvlText w:val="%1."/>
      <w:lvlJc w:val="left"/>
      <w:pPr>
        <w:tabs>
          <w:tab w:val="num" w:pos="720"/>
        </w:tabs>
        <w:ind w:left="720" w:hanging="360"/>
      </w:pPr>
      <w:rPr>
        <w:rFonts w:hint="default"/>
        <w:b/>
        <w:bCs/>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20547FD1"/>
    <w:multiLevelType w:val="multilevel"/>
    <w:tmpl w:val="AECEAA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22235DF2"/>
    <w:multiLevelType w:val="multilevel"/>
    <w:tmpl w:val="89D8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964E4"/>
    <w:multiLevelType w:val="multilevel"/>
    <w:tmpl w:val="8F86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06678"/>
    <w:multiLevelType w:val="multilevel"/>
    <w:tmpl w:val="B71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36BAB"/>
    <w:multiLevelType w:val="multilevel"/>
    <w:tmpl w:val="8A5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40A2D"/>
    <w:multiLevelType w:val="multilevel"/>
    <w:tmpl w:val="478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816ED"/>
    <w:multiLevelType w:val="multilevel"/>
    <w:tmpl w:val="921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C7F7F"/>
    <w:multiLevelType w:val="multilevel"/>
    <w:tmpl w:val="E8022C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5C63765"/>
    <w:multiLevelType w:val="hybridMultilevel"/>
    <w:tmpl w:val="37006E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6A05C3F"/>
    <w:multiLevelType w:val="multilevel"/>
    <w:tmpl w:val="B852D2CA"/>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B90326"/>
    <w:multiLevelType w:val="multilevel"/>
    <w:tmpl w:val="D9E24F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38717867"/>
    <w:multiLevelType w:val="multilevel"/>
    <w:tmpl w:val="9716917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3A674B39"/>
    <w:multiLevelType w:val="multilevel"/>
    <w:tmpl w:val="2BF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C6A52"/>
    <w:multiLevelType w:val="multilevel"/>
    <w:tmpl w:val="211A49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3C4601A5"/>
    <w:multiLevelType w:val="multilevel"/>
    <w:tmpl w:val="3BFE066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A0178C"/>
    <w:multiLevelType w:val="multilevel"/>
    <w:tmpl w:val="10D4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9328F3"/>
    <w:multiLevelType w:val="multilevel"/>
    <w:tmpl w:val="3A1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E0D57"/>
    <w:multiLevelType w:val="multilevel"/>
    <w:tmpl w:val="6342426A"/>
    <w:lvl w:ilvl="0">
      <w:start w:val="1"/>
      <w:numFmt w:val="bullet"/>
      <w:lvlText w:val=""/>
      <w:lvlJc w:val="left"/>
      <w:pPr>
        <w:tabs>
          <w:tab w:val="num" w:pos="1440"/>
        </w:tabs>
        <w:ind w:left="1440" w:hanging="360"/>
      </w:pPr>
      <w:rPr>
        <w:rFonts w:ascii="Symbol" w:hAnsi="Symbol" w:hint="default"/>
        <w:b/>
        <w:bCs/>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6" w15:restartNumberingAfterBreak="0">
    <w:nsid w:val="420E5E5D"/>
    <w:multiLevelType w:val="hybridMultilevel"/>
    <w:tmpl w:val="18E8E402"/>
    <w:lvl w:ilvl="0" w:tplc="AD7C0EE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197538"/>
    <w:multiLevelType w:val="multilevel"/>
    <w:tmpl w:val="52D062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45214821"/>
    <w:multiLevelType w:val="multilevel"/>
    <w:tmpl w:val="C070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701DFA"/>
    <w:multiLevelType w:val="multilevel"/>
    <w:tmpl w:val="58B2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37421F"/>
    <w:multiLevelType w:val="multilevel"/>
    <w:tmpl w:val="E16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F125EB"/>
    <w:multiLevelType w:val="multilevel"/>
    <w:tmpl w:val="E398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8508BD"/>
    <w:multiLevelType w:val="hybridMultilevel"/>
    <w:tmpl w:val="CE70302E"/>
    <w:lvl w:ilvl="0" w:tplc="CF8A7704">
      <w:start w:val="1"/>
      <w:numFmt w:val="bullet"/>
      <w:lvlText w:val="•"/>
      <w:lvlJc w:val="left"/>
      <w:pPr>
        <w:ind w:left="720" w:hanging="360"/>
      </w:pPr>
    </w:lvl>
    <w:lvl w:ilvl="1" w:tplc="4DDC755C">
      <w:start w:val="1"/>
      <w:numFmt w:val="bullet"/>
      <w:lvlText w:val="◦"/>
      <w:lvlJc w:val="left"/>
      <w:pPr>
        <w:ind w:left="1080" w:hanging="360"/>
      </w:pPr>
    </w:lvl>
    <w:lvl w:ilvl="2" w:tplc="D8D048A4">
      <w:numFmt w:val="decimal"/>
      <w:lvlText w:val=""/>
      <w:lvlJc w:val="left"/>
    </w:lvl>
    <w:lvl w:ilvl="3" w:tplc="4962B792">
      <w:numFmt w:val="decimal"/>
      <w:lvlText w:val=""/>
      <w:lvlJc w:val="left"/>
    </w:lvl>
    <w:lvl w:ilvl="4" w:tplc="D4208708">
      <w:numFmt w:val="decimal"/>
      <w:lvlText w:val=""/>
      <w:lvlJc w:val="left"/>
    </w:lvl>
    <w:lvl w:ilvl="5" w:tplc="A986EFDE">
      <w:numFmt w:val="decimal"/>
      <w:lvlText w:val=""/>
      <w:lvlJc w:val="left"/>
    </w:lvl>
    <w:lvl w:ilvl="6" w:tplc="C8BC8790">
      <w:numFmt w:val="decimal"/>
      <w:lvlText w:val=""/>
      <w:lvlJc w:val="left"/>
    </w:lvl>
    <w:lvl w:ilvl="7" w:tplc="430EDDD6">
      <w:numFmt w:val="decimal"/>
      <w:lvlText w:val=""/>
      <w:lvlJc w:val="left"/>
    </w:lvl>
    <w:lvl w:ilvl="8" w:tplc="E696851E">
      <w:numFmt w:val="decimal"/>
      <w:lvlText w:val=""/>
      <w:lvlJc w:val="left"/>
    </w:lvl>
  </w:abstractNum>
  <w:abstractNum w:abstractNumId="43" w15:restartNumberingAfterBreak="0">
    <w:nsid w:val="51796628"/>
    <w:multiLevelType w:val="multilevel"/>
    <w:tmpl w:val="9AD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713442"/>
    <w:multiLevelType w:val="multilevel"/>
    <w:tmpl w:val="ED7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462E40"/>
    <w:multiLevelType w:val="multilevel"/>
    <w:tmpl w:val="164CA6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562C0FFB"/>
    <w:multiLevelType w:val="multilevel"/>
    <w:tmpl w:val="AA5A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D31F9C"/>
    <w:multiLevelType w:val="multilevel"/>
    <w:tmpl w:val="A55436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B03A6"/>
    <w:multiLevelType w:val="multilevel"/>
    <w:tmpl w:val="F8E4EAF6"/>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B91EEC"/>
    <w:multiLevelType w:val="multilevel"/>
    <w:tmpl w:val="E5CC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1505C0"/>
    <w:multiLevelType w:val="multilevel"/>
    <w:tmpl w:val="8DFCA4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6A2F4CAC"/>
    <w:multiLevelType w:val="multilevel"/>
    <w:tmpl w:val="4592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4B084D"/>
    <w:multiLevelType w:val="multilevel"/>
    <w:tmpl w:val="450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636982"/>
    <w:multiLevelType w:val="multilevel"/>
    <w:tmpl w:val="E75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2D7684"/>
    <w:multiLevelType w:val="multilevel"/>
    <w:tmpl w:val="0D8C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B610B"/>
    <w:multiLevelType w:val="multilevel"/>
    <w:tmpl w:val="827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AE1E31"/>
    <w:multiLevelType w:val="multilevel"/>
    <w:tmpl w:val="EDE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9951B6"/>
    <w:multiLevelType w:val="multilevel"/>
    <w:tmpl w:val="0952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FD3202"/>
    <w:multiLevelType w:val="multilevel"/>
    <w:tmpl w:val="4480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1F268F"/>
    <w:multiLevelType w:val="multilevel"/>
    <w:tmpl w:val="F11EB3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7EC05AFB"/>
    <w:multiLevelType w:val="multilevel"/>
    <w:tmpl w:val="32CACD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17686B"/>
    <w:multiLevelType w:val="multilevel"/>
    <w:tmpl w:val="1D76A7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905407934">
    <w:abstractNumId w:val="36"/>
  </w:num>
  <w:num w:numId="2" w16cid:durableId="444814151">
    <w:abstractNumId w:val="3"/>
  </w:num>
  <w:num w:numId="3" w16cid:durableId="147090498">
    <w:abstractNumId w:val="32"/>
  </w:num>
  <w:num w:numId="4" w16cid:durableId="667900787">
    <w:abstractNumId w:val="10"/>
  </w:num>
  <w:num w:numId="5" w16cid:durableId="1692141134">
    <w:abstractNumId w:val="27"/>
  </w:num>
  <w:num w:numId="6" w16cid:durableId="1683966905">
    <w:abstractNumId w:val="12"/>
  </w:num>
  <w:num w:numId="7" w16cid:durableId="1401293232">
    <w:abstractNumId w:val="28"/>
  </w:num>
  <w:num w:numId="8" w16cid:durableId="1859924480">
    <w:abstractNumId w:val="48"/>
  </w:num>
  <w:num w:numId="9" w16cid:durableId="2060323207">
    <w:abstractNumId w:val="35"/>
  </w:num>
  <w:num w:numId="10" w16cid:durableId="7681717">
    <w:abstractNumId w:val="45"/>
  </w:num>
  <w:num w:numId="11" w16cid:durableId="58332414">
    <w:abstractNumId w:val="61"/>
  </w:num>
  <w:num w:numId="12" w16cid:durableId="676539782">
    <w:abstractNumId w:val="4"/>
  </w:num>
  <w:num w:numId="13" w16cid:durableId="747310584">
    <w:abstractNumId w:val="13"/>
  </w:num>
  <w:num w:numId="14" w16cid:durableId="1097672253">
    <w:abstractNumId w:val="17"/>
  </w:num>
  <w:num w:numId="15" w16cid:durableId="1421759104">
    <w:abstractNumId w:val="26"/>
  </w:num>
  <w:num w:numId="16" w16cid:durableId="58023516">
    <w:abstractNumId w:val="1"/>
  </w:num>
  <w:num w:numId="17" w16cid:durableId="1949316927">
    <w:abstractNumId w:val="25"/>
  </w:num>
  <w:num w:numId="18" w16cid:durableId="1446073399">
    <w:abstractNumId w:val="29"/>
  </w:num>
  <w:num w:numId="19" w16cid:durableId="1849713515">
    <w:abstractNumId w:val="8"/>
  </w:num>
  <w:num w:numId="20" w16cid:durableId="117068769">
    <w:abstractNumId w:val="31"/>
  </w:num>
  <w:num w:numId="21" w16cid:durableId="1904942933">
    <w:abstractNumId w:val="18"/>
  </w:num>
  <w:num w:numId="22" w16cid:durableId="1984191586">
    <w:abstractNumId w:val="37"/>
  </w:num>
  <w:num w:numId="23" w16cid:durableId="1185633408">
    <w:abstractNumId w:val="47"/>
  </w:num>
  <w:num w:numId="24" w16cid:durableId="678312563">
    <w:abstractNumId w:val="59"/>
  </w:num>
  <w:num w:numId="25" w16cid:durableId="215048345">
    <w:abstractNumId w:val="60"/>
  </w:num>
  <w:num w:numId="26" w16cid:durableId="629675832">
    <w:abstractNumId w:val="7"/>
  </w:num>
  <w:num w:numId="27" w16cid:durableId="384456123">
    <w:abstractNumId w:val="50"/>
  </w:num>
  <w:num w:numId="28" w16cid:durableId="1058674788">
    <w:abstractNumId w:val="15"/>
  </w:num>
  <w:num w:numId="29" w16cid:durableId="1542935201">
    <w:abstractNumId w:val="52"/>
  </w:num>
  <w:num w:numId="30" w16cid:durableId="1995253430">
    <w:abstractNumId w:val="23"/>
  </w:num>
  <w:num w:numId="31" w16cid:durableId="1886332323">
    <w:abstractNumId w:val="33"/>
  </w:num>
  <w:num w:numId="32" w16cid:durableId="1387415491">
    <w:abstractNumId w:val="9"/>
  </w:num>
  <w:num w:numId="33" w16cid:durableId="296372560">
    <w:abstractNumId w:val="41"/>
  </w:num>
  <w:num w:numId="34" w16cid:durableId="1335839136">
    <w:abstractNumId w:val="34"/>
  </w:num>
  <w:num w:numId="35" w16cid:durableId="245112933">
    <w:abstractNumId w:val="51"/>
  </w:num>
  <w:num w:numId="36" w16cid:durableId="917205987">
    <w:abstractNumId w:val="55"/>
  </w:num>
  <w:num w:numId="37" w16cid:durableId="1302808030">
    <w:abstractNumId w:val="16"/>
  </w:num>
  <w:num w:numId="38" w16cid:durableId="701323146">
    <w:abstractNumId w:val="11"/>
  </w:num>
  <w:num w:numId="39" w16cid:durableId="283587452">
    <w:abstractNumId w:val="49"/>
  </w:num>
  <w:num w:numId="40" w16cid:durableId="2004894271">
    <w:abstractNumId w:val="43"/>
  </w:num>
  <w:num w:numId="41" w16cid:durableId="137384146">
    <w:abstractNumId w:val="19"/>
  </w:num>
  <w:num w:numId="42" w16cid:durableId="1678120281">
    <w:abstractNumId w:val="46"/>
  </w:num>
  <w:num w:numId="43" w16cid:durableId="440102471">
    <w:abstractNumId w:val="22"/>
  </w:num>
  <w:num w:numId="44" w16cid:durableId="11224854">
    <w:abstractNumId w:val="57"/>
  </w:num>
  <w:num w:numId="45" w16cid:durableId="1190490446">
    <w:abstractNumId w:val="53"/>
  </w:num>
  <w:num w:numId="46" w16cid:durableId="2051571315">
    <w:abstractNumId w:val="2"/>
  </w:num>
  <w:num w:numId="47" w16cid:durableId="990669828">
    <w:abstractNumId w:val="38"/>
  </w:num>
  <w:num w:numId="48" w16cid:durableId="671294135">
    <w:abstractNumId w:val="20"/>
  </w:num>
  <w:num w:numId="49" w16cid:durableId="511381141">
    <w:abstractNumId w:val="6"/>
  </w:num>
  <w:num w:numId="50" w16cid:durableId="395859168">
    <w:abstractNumId w:val="14"/>
  </w:num>
  <w:num w:numId="51" w16cid:durableId="848829887">
    <w:abstractNumId w:val="54"/>
  </w:num>
  <w:num w:numId="52" w16cid:durableId="504248768">
    <w:abstractNumId w:val="44"/>
  </w:num>
  <w:num w:numId="53" w16cid:durableId="1000696709">
    <w:abstractNumId w:val="40"/>
  </w:num>
  <w:num w:numId="54" w16cid:durableId="1067072171">
    <w:abstractNumId w:val="21"/>
  </w:num>
  <w:num w:numId="55" w16cid:durableId="1745830493">
    <w:abstractNumId w:val="56"/>
  </w:num>
  <w:num w:numId="56" w16cid:durableId="1775784850">
    <w:abstractNumId w:val="24"/>
  </w:num>
  <w:num w:numId="57" w16cid:durableId="546065268">
    <w:abstractNumId w:val="39"/>
  </w:num>
  <w:num w:numId="58" w16cid:durableId="1317566613">
    <w:abstractNumId w:val="58"/>
  </w:num>
  <w:num w:numId="59" w16cid:durableId="197402475">
    <w:abstractNumId w:val="30"/>
  </w:num>
  <w:num w:numId="60" w16cid:durableId="1002858585">
    <w:abstractNumId w:val="42"/>
    <w:lvlOverride w:ilvl="0">
      <w:startOverride w:val="1"/>
    </w:lvlOverride>
  </w:num>
  <w:num w:numId="61" w16cid:durableId="2011370620">
    <w:abstractNumId w:val="0"/>
    <w:lvlOverride w:ilvl="0">
      <w:startOverride w:val="1"/>
    </w:lvlOverride>
  </w:num>
  <w:num w:numId="62" w16cid:durableId="288711012">
    <w:abstractNumId w:val="0"/>
  </w:num>
  <w:num w:numId="63" w16cid:durableId="850602655">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A7D"/>
    <w:rsid w:val="0002431C"/>
    <w:rsid w:val="00042E03"/>
    <w:rsid w:val="00077909"/>
    <w:rsid w:val="000A3435"/>
    <w:rsid w:val="000C3A1F"/>
    <w:rsid w:val="000D0304"/>
    <w:rsid w:val="000E282E"/>
    <w:rsid w:val="00120327"/>
    <w:rsid w:val="001777C0"/>
    <w:rsid w:val="002321E3"/>
    <w:rsid w:val="002810F7"/>
    <w:rsid w:val="003348A7"/>
    <w:rsid w:val="00337B6B"/>
    <w:rsid w:val="00396A23"/>
    <w:rsid w:val="003A5136"/>
    <w:rsid w:val="003A5F9A"/>
    <w:rsid w:val="003A7ACE"/>
    <w:rsid w:val="003C3689"/>
    <w:rsid w:val="003D7B3F"/>
    <w:rsid w:val="003E050B"/>
    <w:rsid w:val="004012CC"/>
    <w:rsid w:val="004460BB"/>
    <w:rsid w:val="0053450E"/>
    <w:rsid w:val="00583F6E"/>
    <w:rsid w:val="00594ED2"/>
    <w:rsid w:val="005C3D3F"/>
    <w:rsid w:val="005D17F7"/>
    <w:rsid w:val="005D5EAB"/>
    <w:rsid w:val="00651C16"/>
    <w:rsid w:val="00657D6A"/>
    <w:rsid w:val="006734CA"/>
    <w:rsid w:val="00699A75"/>
    <w:rsid w:val="006A12AC"/>
    <w:rsid w:val="006A595F"/>
    <w:rsid w:val="006E09BD"/>
    <w:rsid w:val="00717832"/>
    <w:rsid w:val="007647AE"/>
    <w:rsid w:val="00773D58"/>
    <w:rsid w:val="00782569"/>
    <w:rsid w:val="007B0C37"/>
    <w:rsid w:val="00850070"/>
    <w:rsid w:val="00883238"/>
    <w:rsid w:val="008C1AAD"/>
    <w:rsid w:val="009070BA"/>
    <w:rsid w:val="0092293C"/>
    <w:rsid w:val="00973F7D"/>
    <w:rsid w:val="00976EE9"/>
    <w:rsid w:val="00A229D9"/>
    <w:rsid w:val="00A950C2"/>
    <w:rsid w:val="00AA477C"/>
    <w:rsid w:val="00B078CC"/>
    <w:rsid w:val="00BA5732"/>
    <w:rsid w:val="00BE4162"/>
    <w:rsid w:val="00BF6364"/>
    <w:rsid w:val="00C213C0"/>
    <w:rsid w:val="00C74202"/>
    <w:rsid w:val="00CF2EDE"/>
    <w:rsid w:val="00D459CD"/>
    <w:rsid w:val="00D5FB8D"/>
    <w:rsid w:val="00D914CC"/>
    <w:rsid w:val="00D93616"/>
    <w:rsid w:val="00D93A7D"/>
    <w:rsid w:val="00DA2D1A"/>
    <w:rsid w:val="00DD2170"/>
    <w:rsid w:val="00DD3AB9"/>
    <w:rsid w:val="00DF31D4"/>
    <w:rsid w:val="00E2046D"/>
    <w:rsid w:val="00E31C1B"/>
    <w:rsid w:val="00E508A6"/>
    <w:rsid w:val="00E5534A"/>
    <w:rsid w:val="00EB326F"/>
    <w:rsid w:val="00F24EBF"/>
    <w:rsid w:val="00F34D43"/>
    <w:rsid w:val="00F4509D"/>
    <w:rsid w:val="01242B00"/>
    <w:rsid w:val="017F7C52"/>
    <w:rsid w:val="03F15AD7"/>
    <w:rsid w:val="0479CBD6"/>
    <w:rsid w:val="05041E75"/>
    <w:rsid w:val="072D3AFB"/>
    <w:rsid w:val="09391689"/>
    <w:rsid w:val="0C575C3E"/>
    <w:rsid w:val="0E09B746"/>
    <w:rsid w:val="0EFCE84E"/>
    <w:rsid w:val="0F5C72F9"/>
    <w:rsid w:val="10F261AF"/>
    <w:rsid w:val="124CC0F4"/>
    <w:rsid w:val="13A83C37"/>
    <w:rsid w:val="14B39A2B"/>
    <w:rsid w:val="16540D77"/>
    <w:rsid w:val="1685D993"/>
    <w:rsid w:val="175CC6D5"/>
    <w:rsid w:val="18607EB7"/>
    <w:rsid w:val="198D591C"/>
    <w:rsid w:val="1DA8C0FF"/>
    <w:rsid w:val="1E395EC7"/>
    <w:rsid w:val="1E9FD346"/>
    <w:rsid w:val="2017DEAA"/>
    <w:rsid w:val="2060C029"/>
    <w:rsid w:val="20A0E6F8"/>
    <w:rsid w:val="2185E13C"/>
    <w:rsid w:val="22196EBE"/>
    <w:rsid w:val="2236C65A"/>
    <w:rsid w:val="26256D68"/>
    <w:rsid w:val="2A002FD5"/>
    <w:rsid w:val="2B0DFDE8"/>
    <w:rsid w:val="2C2111F5"/>
    <w:rsid w:val="2D626909"/>
    <w:rsid w:val="2E6B30A5"/>
    <w:rsid w:val="2E6F429B"/>
    <w:rsid w:val="2EFD5987"/>
    <w:rsid w:val="3241CDF7"/>
    <w:rsid w:val="3374EC66"/>
    <w:rsid w:val="34872AFD"/>
    <w:rsid w:val="35AFF018"/>
    <w:rsid w:val="361211AE"/>
    <w:rsid w:val="372B9281"/>
    <w:rsid w:val="3782FBCA"/>
    <w:rsid w:val="37ED05D3"/>
    <w:rsid w:val="3A81E610"/>
    <w:rsid w:val="3E144CBE"/>
    <w:rsid w:val="3E24F80B"/>
    <w:rsid w:val="3E3267E3"/>
    <w:rsid w:val="3E85235C"/>
    <w:rsid w:val="3EDB9AB9"/>
    <w:rsid w:val="410149EB"/>
    <w:rsid w:val="421A3D80"/>
    <w:rsid w:val="42E10053"/>
    <w:rsid w:val="435CCDC0"/>
    <w:rsid w:val="44730BD0"/>
    <w:rsid w:val="449B1AA0"/>
    <w:rsid w:val="45269ADF"/>
    <w:rsid w:val="453132A9"/>
    <w:rsid w:val="48235E77"/>
    <w:rsid w:val="4889A6AA"/>
    <w:rsid w:val="48DE3D7C"/>
    <w:rsid w:val="4B1FA075"/>
    <w:rsid w:val="4C57FCA2"/>
    <w:rsid w:val="4E4969A0"/>
    <w:rsid w:val="4EFB8D52"/>
    <w:rsid w:val="4F6DA4E5"/>
    <w:rsid w:val="4FA65F97"/>
    <w:rsid w:val="510E91A8"/>
    <w:rsid w:val="51CFD538"/>
    <w:rsid w:val="5439B1CB"/>
    <w:rsid w:val="54CC3E3D"/>
    <w:rsid w:val="5593553D"/>
    <w:rsid w:val="55F6C4D7"/>
    <w:rsid w:val="56DAA053"/>
    <w:rsid w:val="57942B7E"/>
    <w:rsid w:val="57A74159"/>
    <w:rsid w:val="59566205"/>
    <w:rsid w:val="59876231"/>
    <w:rsid w:val="5A548E1F"/>
    <w:rsid w:val="5B058870"/>
    <w:rsid w:val="5B1F48D8"/>
    <w:rsid w:val="5CA5EB90"/>
    <w:rsid w:val="5FC7C554"/>
    <w:rsid w:val="61B92CC2"/>
    <w:rsid w:val="61BCD614"/>
    <w:rsid w:val="620FAC44"/>
    <w:rsid w:val="64486A76"/>
    <w:rsid w:val="646BC530"/>
    <w:rsid w:val="64ACC6DE"/>
    <w:rsid w:val="65C5333C"/>
    <w:rsid w:val="65F916DD"/>
    <w:rsid w:val="6632CB9C"/>
    <w:rsid w:val="663F9C7C"/>
    <w:rsid w:val="667A987A"/>
    <w:rsid w:val="694D3880"/>
    <w:rsid w:val="69AB4371"/>
    <w:rsid w:val="6AB3F2D3"/>
    <w:rsid w:val="6CD5B275"/>
    <w:rsid w:val="6D3C87E9"/>
    <w:rsid w:val="6DAFAA82"/>
    <w:rsid w:val="6DB3EB16"/>
    <w:rsid w:val="6E05DE69"/>
    <w:rsid w:val="72062A01"/>
    <w:rsid w:val="7212F1B7"/>
    <w:rsid w:val="72AA6CC0"/>
    <w:rsid w:val="73B92809"/>
    <w:rsid w:val="758BF897"/>
    <w:rsid w:val="7611D6D2"/>
    <w:rsid w:val="761DED0D"/>
    <w:rsid w:val="79067B9A"/>
    <w:rsid w:val="7A013A26"/>
    <w:rsid w:val="7A0C1D86"/>
    <w:rsid w:val="7CCEA2E4"/>
    <w:rsid w:val="7ECE80CB"/>
    <w:rsid w:val="7F0AFB75"/>
    <w:rsid w:val="7F0E18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767AA"/>
  <w15:docId w15:val="{D697F1CD-D196-46AD-B148-C644E5E11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43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C213C0"/>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C213C0"/>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C213C0"/>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C213C0"/>
    <w:pPr>
      <w:spacing w:after="100" w:line="259" w:lineRule="auto"/>
      <w:ind w:left="440"/>
    </w:pPr>
    <w:rPr>
      <w:rFonts w:asciiTheme="minorHAnsi" w:eastAsiaTheme="minorEastAsia" w:hAnsiTheme="minorHAnsi" w:cs="Times New Roman"/>
    </w:rPr>
  </w:style>
  <w:style w:type="paragraph" w:styleId="Header">
    <w:name w:val="header"/>
    <w:basedOn w:val="Normal"/>
    <w:link w:val="HeaderChar"/>
    <w:uiPriority w:val="99"/>
    <w:unhideWhenUsed/>
    <w:rsid w:val="00DF31D4"/>
    <w:pPr>
      <w:tabs>
        <w:tab w:val="center" w:pos="4680"/>
        <w:tab w:val="right" w:pos="9360"/>
      </w:tabs>
      <w:spacing w:line="240" w:lineRule="auto"/>
    </w:pPr>
  </w:style>
  <w:style w:type="character" w:customStyle="1" w:styleId="HeaderChar">
    <w:name w:val="Header Char"/>
    <w:basedOn w:val="DefaultParagraphFont"/>
    <w:link w:val="Header"/>
    <w:uiPriority w:val="99"/>
    <w:rsid w:val="00DF31D4"/>
  </w:style>
  <w:style w:type="paragraph" w:styleId="Footer">
    <w:name w:val="footer"/>
    <w:basedOn w:val="Normal"/>
    <w:link w:val="FooterChar"/>
    <w:uiPriority w:val="99"/>
    <w:unhideWhenUsed/>
    <w:rsid w:val="00DF31D4"/>
    <w:pPr>
      <w:tabs>
        <w:tab w:val="center" w:pos="4680"/>
        <w:tab w:val="right" w:pos="9360"/>
      </w:tabs>
      <w:spacing w:line="240" w:lineRule="auto"/>
    </w:pPr>
  </w:style>
  <w:style w:type="character" w:customStyle="1" w:styleId="FooterChar">
    <w:name w:val="Footer Char"/>
    <w:basedOn w:val="DefaultParagraphFont"/>
    <w:link w:val="Footer"/>
    <w:uiPriority w:val="99"/>
    <w:rsid w:val="00DF31D4"/>
  </w:style>
  <w:style w:type="paragraph" w:styleId="NormalWeb">
    <w:name w:val="Normal (Web)"/>
    <w:basedOn w:val="Normal"/>
    <w:uiPriority w:val="99"/>
    <w:semiHidden/>
    <w:unhideWhenUsed/>
    <w:rsid w:val="00657D6A"/>
    <w:rPr>
      <w:rFonts w:ascii="Times New Roman" w:hAnsi="Times New Roman" w:cs="Times New Roman"/>
      <w:sz w:val="24"/>
      <w:szCs w:val="24"/>
    </w:rPr>
  </w:style>
  <w:style w:type="paragraph" w:styleId="ListParagraph">
    <w:name w:val="List Paragraph"/>
    <w:basedOn w:val="Normal"/>
    <w:qFormat/>
    <w:rsid w:val="00657D6A"/>
    <w:pPr>
      <w:ind w:left="720"/>
      <w:contextualSpacing/>
    </w:pPr>
  </w:style>
  <w:style w:type="table" w:styleId="TableGrid">
    <w:name w:val="Table Grid"/>
    <w:basedOn w:val="TableNormal"/>
    <w:uiPriority w:val="39"/>
    <w:rsid w:val="00657D6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6CD5B275"/>
    <w:rPr>
      <w:color w:val="0000FF"/>
      <w:u w:val="single"/>
    </w:rPr>
  </w:style>
  <w:style w:type="character" w:styleId="Strong">
    <w:name w:val="Strong"/>
    <w:basedOn w:val="DefaultParagraphFont"/>
    <w:uiPriority w:val="22"/>
    <w:qFormat/>
    <w:rsid w:val="003348A7"/>
    <w:rPr>
      <w:b/>
      <w:bCs/>
    </w:rPr>
  </w:style>
  <w:style w:type="character" w:styleId="UnresolvedMention">
    <w:name w:val="Unresolved Mention"/>
    <w:basedOn w:val="DefaultParagraphFont"/>
    <w:uiPriority w:val="99"/>
    <w:semiHidden/>
    <w:unhideWhenUsed/>
    <w:rsid w:val="00922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079CE6067D4A44A6AEAE3F21A15D5E"/>
        <w:category>
          <w:name w:val="General"/>
          <w:gallery w:val="placeholder"/>
        </w:category>
        <w:types>
          <w:type w:val="bbPlcHdr"/>
        </w:types>
        <w:behaviors>
          <w:behavior w:val="content"/>
        </w:behaviors>
        <w:guid w:val="{44C74EAA-B873-4140-92A8-487032FC0140}"/>
      </w:docPartPr>
      <w:docPartBody>
        <w:p w:rsidR="009263F6" w:rsidRDefault="004700EB" w:rsidP="004700EB">
          <w:pPr>
            <w:pStyle w:val="72079CE6067D4A44A6AEAE3F21A15D5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EB"/>
    <w:rsid w:val="000861DC"/>
    <w:rsid w:val="00086532"/>
    <w:rsid w:val="000D0304"/>
    <w:rsid w:val="000F001C"/>
    <w:rsid w:val="00104C70"/>
    <w:rsid w:val="002810F7"/>
    <w:rsid w:val="00390A1A"/>
    <w:rsid w:val="004460BB"/>
    <w:rsid w:val="004700EB"/>
    <w:rsid w:val="004B3897"/>
    <w:rsid w:val="004E19D1"/>
    <w:rsid w:val="004F4C1E"/>
    <w:rsid w:val="00534D82"/>
    <w:rsid w:val="006734CA"/>
    <w:rsid w:val="006A12AC"/>
    <w:rsid w:val="006F6A73"/>
    <w:rsid w:val="00906523"/>
    <w:rsid w:val="009070BA"/>
    <w:rsid w:val="009263F6"/>
    <w:rsid w:val="00A950C2"/>
    <w:rsid w:val="00AA477C"/>
    <w:rsid w:val="00BE4162"/>
    <w:rsid w:val="00C330CC"/>
    <w:rsid w:val="00D459CD"/>
    <w:rsid w:val="00F877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00EB"/>
    <w:rPr>
      <w:color w:val="808080"/>
    </w:rPr>
  </w:style>
  <w:style w:type="paragraph" w:customStyle="1" w:styleId="72079CE6067D4A44A6AEAE3F21A15D5E">
    <w:name w:val="72079CE6067D4A44A6AEAE3F21A15D5E"/>
    <w:rsid w:val="004700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39E62-A12A-48A4-921E-64923B5CF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2695</TotalTime>
  <Pages>24</Pages>
  <Words>5177</Words>
  <Characters>29513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Scope Document For NexStep</dc:creator>
  <cp:lastModifiedBy>Muhammad Abdur Rehman Rajpoot</cp:lastModifiedBy>
  <cp:revision>30</cp:revision>
  <dcterms:created xsi:type="dcterms:W3CDTF">2026-03-03T08:24:00Z</dcterms:created>
  <dcterms:modified xsi:type="dcterms:W3CDTF">2026-08-06T11:03:00Z</dcterms:modified>
</cp:coreProperties>
</file>